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C3C1" w14:textId="77777777" w:rsidR="00922930" w:rsidRPr="007F6B5F" w:rsidRDefault="005519F2" w:rsidP="00922930">
      <w:pPr>
        <w:tabs>
          <w:tab w:val="left" w:pos="-360"/>
          <w:tab w:val="left" w:pos="0"/>
          <w:tab w:val="left" w:pos="720"/>
          <w:tab w:val="left" w:pos="1170"/>
          <w:tab w:val="left" w:pos="1350"/>
          <w:tab w:val="left" w:pos="2160"/>
          <w:tab w:val="left" w:pos="252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s>
        <w:ind w:left="3420" w:hanging="3420"/>
        <w:jc w:val="center"/>
        <w:rPr>
          <w:b/>
        </w:rPr>
      </w:pPr>
      <w:r>
        <w:rPr>
          <w:b/>
          <w:bCs/>
        </w:rPr>
        <w:t xml:space="preserve">PACKAGING </w:t>
      </w:r>
      <w:r w:rsidRPr="009A3657">
        <w:rPr>
          <w:b/>
          <w:bCs/>
        </w:rPr>
        <w:t xml:space="preserve">SPECIFICATIONS </w:t>
      </w:r>
      <w:r w:rsidR="00922930" w:rsidRPr="007F6B5F">
        <w:rPr>
          <w:b/>
        </w:rPr>
        <w:t>FOR IDAHOAN</w:t>
      </w:r>
      <w:r w:rsidR="00922930" w:rsidRPr="001C7824">
        <w:rPr>
          <w:b/>
          <w:vertAlign w:val="superscript"/>
        </w:rPr>
        <w:t>®</w:t>
      </w:r>
      <w:r w:rsidR="00922930">
        <w:rPr>
          <w:b/>
        </w:rPr>
        <w:t xml:space="preserve"> </w:t>
      </w:r>
    </w:p>
    <w:p w14:paraId="72D66F51" w14:textId="5E379E68" w:rsidR="00922930" w:rsidRPr="007F6B5F" w:rsidRDefault="00DC6D45" w:rsidP="00922930">
      <w:pPr>
        <w:tabs>
          <w:tab w:val="center" w:pos="5400"/>
        </w:tabs>
        <w:jc w:val="center"/>
        <w:rPr>
          <w:b/>
        </w:rPr>
      </w:pPr>
      <w:r>
        <w:rPr>
          <w:b/>
        </w:rPr>
        <w:t xml:space="preserve">CREAMY CLASSIC </w:t>
      </w:r>
      <w:r w:rsidR="00922930" w:rsidRPr="007F6B5F">
        <w:rPr>
          <w:b/>
        </w:rPr>
        <w:t>MASHED POTATOES</w:t>
      </w:r>
      <w:r w:rsidR="00922930">
        <w:rPr>
          <w:b/>
        </w:rPr>
        <w:t xml:space="preserve"> </w:t>
      </w:r>
    </w:p>
    <w:p w14:paraId="27797D13" w14:textId="3E17067F" w:rsidR="00922930" w:rsidRDefault="00922930" w:rsidP="00922930">
      <w:pPr>
        <w:jc w:val="center"/>
        <w:rPr>
          <w:b/>
        </w:rPr>
      </w:pPr>
      <w:r w:rsidRPr="007F6B5F">
        <w:rPr>
          <w:b/>
        </w:rPr>
        <w:t>Item #</w:t>
      </w:r>
      <w:r w:rsidR="00BA1149">
        <w:rPr>
          <w:b/>
        </w:rPr>
        <w:t>: 297000031</w:t>
      </w:r>
      <w:r w:rsidR="004C443B">
        <w:rPr>
          <w:b/>
        </w:rPr>
        <w:t>1</w:t>
      </w:r>
    </w:p>
    <w:p w14:paraId="14610530" w14:textId="142CCCD2" w:rsidR="005B2D39" w:rsidRPr="007F6B5F" w:rsidRDefault="005B2D39" w:rsidP="00922930">
      <w:pPr>
        <w:jc w:val="center"/>
        <w:rPr>
          <w:b/>
        </w:rPr>
      </w:pPr>
      <w:r>
        <w:rPr>
          <w:b/>
        </w:rPr>
        <w:t xml:space="preserve">Issued: </w:t>
      </w:r>
      <w:r w:rsidR="001A12CD">
        <w:rPr>
          <w:b/>
        </w:rPr>
        <w:t>December 5, 2025</w:t>
      </w:r>
    </w:p>
    <w:p w14:paraId="5BDDEA0F" w14:textId="6119F1C6" w:rsidR="00DC6D45" w:rsidRPr="007F6B5F" w:rsidRDefault="005B2D39" w:rsidP="00DC6D45">
      <w:pPr>
        <w:jc w:val="center"/>
        <w:rPr>
          <w:b/>
        </w:rPr>
      </w:pPr>
      <w:r>
        <w:rPr>
          <w:b/>
        </w:rPr>
        <w:t>Supersedes</w:t>
      </w:r>
      <w:r w:rsidR="00D408FB">
        <w:rPr>
          <w:b/>
        </w:rPr>
        <w:t xml:space="preserve">: </w:t>
      </w:r>
      <w:r w:rsidR="001A12CD">
        <w:rPr>
          <w:b/>
        </w:rPr>
        <w:t>December 15, 2021</w:t>
      </w:r>
    </w:p>
    <w:p w14:paraId="5CD6B012" w14:textId="77777777" w:rsidR="00770AA9" w:rsidRPr="00780CE3" w:rsidRDefault="00770AA9">
      <w:pPr>
        <w:widowControl/>
        <w:rPr>
          <w:bCs/>
        </w:rPr>
      </w:pPr>
    </w:p>
    <w:p w14:paraId="332D9914" w14:textId="77777777" w:rsidR="00513F9A" w:rsidRPr="007F6B5F" w:rsidRDefault="00770AA9" w:rsidP="00513F9A">
      <w:pPr>
        <w:pStyle w:val="Level1"/>
        <w:numPr>
          <w:ilvl w:val="0"/>
          <w:numId w:val="0"/>
        </w:numPr>
        <w:tabs>
          <w:tab w:val="left" w:pos="-1440"/>
        </w:tabs>
        <w:rPr>
          <w:rFonts w:ascii="Times New Roman" w:hAnsi="Times New Roman"/>
          <w:b/>
        </w:rPr>
      </w:pPr>
      <w:r w:rsidRPr="00780CE3">
        <w:rPr>
          <w:b/>
        </w:rPr>
        <w:t xml:space="preserve">I. </w:t>
      </w:r>
      <w:r w:rsidRPr="00780CE3">
        <w:rPr>
          <w:b/>
        </w:rPr>
        <w:tab/>
      </w:r>
      <w:r w:rsidR="00513F9A" w:rsidRPr="007F6B5F">
        <w:rPr>
          <w:rFonts w:ascii="Times New Roman" w:hAnsi="Times New Roman"/>
          <w:b/>
        </w:rPr>
        <w:t>PRODUCT DESCRIPTION</w:t>
      </w:r>
    </w:p>
    <w:p w14:paraId="77565560" w14:textId="6E3F6298" w:rsidR="00513F9A" w:rsidRPr="007F6B5F" w:rsidRDefault="00513F9A" w:rsidP="00513F9A">
      <w:pPr>
        <w:ind w:left="720"/>
      </w:pPr>
      <w:r w:rsidRPr="007F6B5F">
        <w:t>Idahoan</w:t>
      </w:r>
      <w:r w:rsidRPr="00101F44">
        <w:rPr>
          <w:b/>
          <w:bCs/>
          <w:vertAlign w:val="superscript"/>
        </w:rPr>
        <w:t>®</w:t>
      </w:r>
      <w:r>
        <w:t xml:space="preserve"> </w:t>
      </w:r>
      <w:r w:rsidR="00DC6D45">
        <w:t xml:space="preserve">Creamy Classic </w:t>
      </w:r>
      <w:r w:rsidRPr="007F6B5F">
        <w:t xml:space="preserve">Mashed Potatoes are processed from sound, well </w:t>
      </w:r>
      <w:r w:rsidR="002117C3" w:rsidRPr="007F6B5F">
        <w:t>peeled,</w:t>
      </w:r>
      <w:r w:rsidRPr="007F6B5F">
        <w:t xml:space="preserve"> and trimmed 100% Idaho</w:t>
      </w:r>
      <w:r w:rsidRPr="001B2B65">
        <w:rPr>
          <w:vertAlign w:val="superscript"/>
        </w:rPr>
        <w:t>®</w:t>
      </w:r>
      <w:r w:rsidRPr="007F6B5F">
        <w:t xml:space="preserve"> Potatoes. The product complies with the provisions of the Federal Food, Drug and Cosmetic Act and Amendments.</w:t>
      </w:r>
    </w:p>
    <w:p w14:paraId="46163E28" w14:textId="77777777" w:rsidR="00513F9A" w:rsidRPr="007F6B5F" w:rsidRDefault="00513F9A" w:rsidP="00513F9A"/>
    <w:p w14:paraId="5E5B6F27" w14:textId="77777777" w:rsidR="00513F9A" w:rsidRPr="007F6B5F" w:rsidRDefault="00513F9A" w:rsidP="00513F9A">
      <w:pPr>
        <w:rPr>
          <w:b/>
        </w:rPr>
      </w:pPr>
      <w:r w:rsidRPr="007F6B5F">
        <w:rPr>
          <w:b/>
        </w:rPr>
        <w:t xml:space="preserve">II.      </w:t>
      </w:r>
      <w:r w:rsidRPr="007F6B5F">
        <w:rPr>
          <w:b/>
        </w:rPr>
        <w:tab/>
        <w:t>INGREDIENTS</w:t>
      </w:r>
    </w:p>
    <w:p w14:paraId="74C41736" w14:textId="5EC0E283" w:rsidR="00513F9A" w:rsidRPr="007F6B5F" w:rsidRDefault="001A12CD" w:rsidP="00513F9A">
      <w:pPr>
        <w:ind w:left="720"/>
      </w:pPr>
      <w:bookmarkStart w:id="0" w:name="_Hlk215836703"/>
      <w:r w:rsidRPr="007F6B5F">
        <w:t>Idaho</w:t>
      </w:r>
      <w:r w:rsidRPr="00101F44">
        <w:rPr>
          <w:b/>
          <w:bCs/>
          <w:vertAlign w:val="superscript"/>
        </w:rPr>
        <w:t>®</w:t>
      </w:r>
      <w:r w:rsidRPr="007F6B5F">
        <w:t xml:space="preserve"> </w:t>
      </w:r>
      <w:r>
        <w:t>p</w:t>
      </w:r>
      <w:r w:rsidRPr="007F6B5F">
        <w:t>otatoes, salt</w:t>
      </w:r>
      <w:r>
        <w:t>, sunflower oil</w:t>
      </w:r>
      <w:r w:rsidRPr="007F6B5F">
        <w:t>, nonfat dry milk, mono</w:t>
      </w:r>
      <w:r>
        <w:t>- and di</w:t>
      </w:r>
      <w:r w:rsidRPr="007F6B5F">
        <w:t>glycerides, calcium stearoyl lactylate,</w:t>
      </w:r>
      <w:r>
        <w:t xml:space="preserve"> </w:t>
      </w:r>
      <w:r w:rsidRPr="007F6B5F">
        <w:t>natural flavor</w:t>
      </w:r>
      <w:r>
        <w:t>,</w:t>
      </w:r>
      <w:r w:rsidRPr="007F6B5F">
        <w:t xml:space="preserve"> spice,</w:t>
      </w:r>
      <w:r>
        <w:t xml:space="preserve"> turmeric (color)</w:t>
      </w:r>
      <w:r w:rsidRPr="007F6B5F">
        <w:t>,</w:t>
      </w:r>
      <w:r>
        <w:t xml:space="preserve"> riboflavin (color). Freshness preserved by </w:t>
      </w:r>
      <w:r w:rsidRPr="007F6B5F">
        <w:t>sodium acid pyrophosphate</w:t>
      </w:r>
      <w:r w:rsidRPr="00F25103">
        <w:t>,</w:t>
      </w:r>
      <w:r w:rsidRPr="007F6B5F">
        <w:t xml:space="preserve"> sodium bisulfite, citric acid</w:t>
      </w:r>
      <w:r>
        <w:t xml:space="preserve"> </w:t>
      </w:r>
      <w:r w:rsidRPr="007F6B5F">
        <w:t>and mixed tocopherols.</w:t>
      </w:r>
      <w:bookmarkEnd w:id="0"/>
      <w:r w:rsidR="00513F9A" w:rsidRPr="007F6B5F">
        <w:t xml:space="preserve">. </w:t>
      </w:r>
      <w:r w:rsidR="00513F9A" w:rsidRPr="007F6B5F">
        <w:tab/>
      </w:r>
    </w:p>
    <w:p w14:paraId="21BB6FF9" w14:textId="77777777" w:rsidR="00513F9A" w:rsidRPr="007F6B5F" w:rsidRDefault="00513F9A" w:rsidP="00513F9A"/>
    <w:p w14:paraId="2EC378F4" w14:textId="77777777" w:rsidR="00513F9A" w:rsidRPr="007F6B5F" w:rsidRDefault="00513F9A" w:rsidP="00513F9A">
      <w:pPr>
        <w:tabs>
          <w:tab w:val="left" w:pos="-1440"/>
        </w:tabs>
        <w:ind w:left="720" w:hanging="720"/>
        <w:rPr>
          <w:b/>
        </w:rPr>
      </w:pPr>
      <w:r>
        <w:rPr>
          <w:b/>
        </w:rPr>
        <w:t>II</w:t>
      </w:r>
      <w:r w:rsidRPr="007F6B5F">
        <w:rPr>
          <w:b/>
        </w:rPr>
        <w:t xml:space="preserve">I. </w:t>
      </w:r>
      <w:r w:rsidRPr="007F6B5F">
        <w:rPr>
          <w:b/>
        </w:rPr>
        <w:tab/>
        <w:t>NUTRITION</w:t>
      </w:r>
      <w:r>
        <w:rPr>
          <w:b/>
        </w:rPr>
        <w:t xml:space="preserve"> </w:t>
      </w:r>
      <w:r w:rsidRPr="007F6B5F">
        <w:rPr>
          <w:b/>
        </w:rPr>
        <w:t xml:space="preserve"> </w:t>
      </w:r>
    </w:p>
    <w:p w14:paraId="1C03E5C9" w14:textId="77777777" w:rsidR="00513F9A" w:rsidRPr="007F6B5F" w:rsidRDefault="00D408FB" w:rsidP="00513F9A">
      <w:pPr>
        <w:tabs>
          <w:tab w:val="left" w:pos="-1440"/>
        </w:tabs>
        <w:ind w:left="2160" w:hanging="1440"/>
      </w:pPr>
      <w:r>
        <w:rPr>
          <w:noProof/>
        </w:rPr>
        <w:drawing>
          <wp:anchor distT="0" distB="0" distL="114300" distR="114300" simplePos="0" relativeHeight="251658240" behindDoc="1" locked="0" layoutInCell="1" allowOverlap="1" wp14:anchorId="23F5AB6F" wp14:editId="22BE90E6">
            <wp:simplePos x="0" y="0"/>
            <wp:positionH relativeFrom="margin">
              <wp:align>center</wp:align>
            </wp:positionH>
            <wp:positionV relativeFrom="paragraph">
              <wp:posOffset>9525</wp:posOffset>
            </wp:positionV>
            <wp:extent cx="2059940" cy="4267200"/>
            <wp:effectExtent l="0" t="0" r="0" b="0"/>
            <wp:wrapTight wrapText="bothSides">
              <wp:wrapPolygon edited="0">
                <wp:start x="0" y="0"/>
                <wp:lineTo x="0" y="21504"/>
                <wp:lineTo x="21374" y="21504"/>
                <wp:lineTo x="21374"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9940" cy="4267200"/>
                    </a:xfrm>
                    <a:prstGeom prst="rect">
                      <a:avLst/>
                    </a:prstGeom>
                  </pic:spPr>
                </pic:pic>
              </a:graphicData>
            </a:graphic>
            <wp14:sizeRelH relativeFrom="page">
              <wp14:pctWidth>0</wp14:pctWidth>
            </wp14:sizeRelH>
            <wp14:sizeRelV relativeFrom="page">
              <wp14:pctHeight>0</wp14:pctHeight>
            </wp14:sizeRelV>
          </wp:anchor>
        </w:drawing>
      </w:r>
    </w:p>
    <w:p w14:paraId="5C930BE3" w14:textId="77777777" w:rsidR="00513F9A" w:rsidRDefault="00513F9A" w:rsidP="00513F9A">
      <w:pPr>
        <w:widowControl/>
        <w:autoSpaceDE/>
        <w:autoSpaceDN/>
        <w:adjustRightInd/>
        <w:rPr>
          <w:b/>
        </w:rPr>
      </w:pPr>
      <w:r>
        <w:rPr>
          <w:b/>
        </w:rPr>
        <w:br w:type="page"/>
      </w:r>
    </w:p>
    <w:p w14:paraId="103BE254" w14:textId="77777777" w:rsidR="00770AA9" w:rsidRPr="00F84368" w:rsidRDefault="00780CE3">
      <w:pPr>
        <w:widowControl/>
        <w:tabs>
          <w:tab w:val="left" w:pos="-1440"/>
        </w:tabs>
        <w:rPr>
          <w:b/>
        </w:rPr>
      </w:pPr>
      <w:r>
        <w:rPr>
          <w:b/>
        </w:rPr>
        <w:lastRenderedPageBreak/>
        <w:t>I</w:t>
      </w:r>
      <w:r w:rsidR="00695C66">
        <w:rPr>
          <w:b/>
        </w:rPr>
        <w:t>V</w:t>
      </w:r>
      <w:r w:rsidR="00770AA9" w:rsidRPr="00780CE3">
        <w:rPr>
          <w:b/>
        </w:rPr>
        <w:t>.</w:t>
      </w:r>
      <w:r w:rsidR="00770AA9" w:rsidRPr="00780CE3">
        <w:rPr>
          <w:b/>
        </w:rPr>
        <w:tab/>
      </w:r>
      <w:r w:rsidR="00770AA9" w:rsidRPr="00F84368">
        <w:rPr>
          <w:b/>
        </w:rPr>
        <w:t>FINISHED PRODUCT REQUIREMENTS</w:t>
      </w:r>
    </w:p>
    <w:p w14:paraId="64666257" w14:textId="77777777" w:rsidR="0018007A" w:rsidRPr="00F84368" w:rsidRDefault="0018007A">
      <w:pPr>
        <w:widowControl/>
        <w:tabs>
          <w:tab w:val="left" w:pos="-1440"/>
        </w:tabs>
        <w:rPr>
          <w:b/>
        </w:rPr>
      </w:pPr>
    </w:p>
    <w:p w14:paraId="46D79BCA" w14:textId="216CD185" w:rsidR="0018007A" w:rsidRPr="00F84368" w:rsidRDefault="00B21B67" w:rsidP="005519F2">
      <w:pPr>
        <w:pStyle w:val="ListParagraph"/>
        <w:widowControl/>
        <w:numPr>
          <w:ilvl w:val="0"/>
          <w:numId w:val="4"/>
        </w:numPr>
        <w:tabs>
          <w:tab w:val="left" w:pos="-1440"/>
        </w:tabs>
        <w:rPr>
          <w:b/>
        </w:rPr>
      </w:pPr>
      <w:r>
        <w:rPr>
          <w:b/>
        </w:rPr>
        <w:t xml:space="preserve">Potato </w:t>
      </w:r>
      <w:r w:rsidR="005519F2" w:rsidRPr="00F84368">
        <w:rPr>
          <w:b/>
        </w:rPr>
        <w:t>see Specification #</w:t>
      </w:r>
      <w:r w:rsidR="005B2D39">
        <w:rPr>
          <w:b/>
        </w:rPr>
        <w:t>2200002</w:t>
      </w:r>
    </w:p>
    <w:p w14:paraId="58807BB5" w14:textId="77777777" w:rsidR="0018007A" w:rsidRPr="000F54D6" w:rsidRDefault="0018007A" w:rsidP="000F54D6">
      <w:pPr>
        <w:rPr>
          <w:b/>
          <w:highlight w:val="yellow"/>
        </w:rPr>
      </w:pPr>
    </w:p>
    <w:p w14:paraId="5416BB19" w14:textId="77777777" w:rsidR="00D154C8" w:rsidRPr="00F84368" w:rsidRDefault="0018007A" w:rsidP="0018007A">
      <w:pPr>
        <w:pStyle w:val="ListParagraph"/>
        <w:widowControl/>
        <w:numPr>
          <w:ilvl w:val="0"/>
          <w:numId w:val="4"/>
        </w:numPr>
        <w:tabs>
          <w:tab w:val="left" w:pos="-1440"/>
        </w:tabs>
        <w:rPr>
          <w:b/>
        </w:rPr>
      </w:pPr>
      <w:r w:rsidRPr="00F84368">
        <w:rPr>
          <w:b/>
        </w:rPr>
        <w:t>Packaged</w:t>
      </w:r>
      <w:r w:rsidR="00D154C8" w:rsidRPr="00F84368">
        <w:rPr>
          <w:b/>
        </w:rPr>
        <w:t xml:space="preserve"> </w:t>
      </w:r>
      <w:r w:rsidR="00770AA9" w:rsidRPr="00F84368">
        <w:rPr>
          <w:b/>
        </w:rPr>
        <w:t>Product</w:t>
      </w:r>
      <w:r w:rsidR="00D154C8" w:rsidRPr="00F84368">
        <w:rPr>
          <w:b/>
        </w:rPr>
        <w:tab/>
      </w:r>
    </w:p>
    <w:tbl>
      <w:tblPr>
        <w:tblStyle w:val="TableGrid"/>
        <w:tblW w:w="0" w:type="auto"/>
        <w:jc w:val="center"/>
        <w:tblLook w:val="04A0" w:firstRow="1" w:lastRow="0" w:firstColumn="1" w:lastColumn="0" w:noHBand="0" w:noVBand="1"/>
      </w:tblPr>
      <w:tblGrid>
        <w:gridCol w:w="3510"/>
        <w:gridCol w:w="1170"/>
        <w:gridCol w:w="1440"/>
        <w:gridCol w:w="1665"/>
      </w:tblGrid>
      <w:tr w:rsidR="00EE5664" w:rsidRPr="00F84368" w14:paraId="642037C3" w14:textId="77777777" w:rsidTr="00B21B67">
        <w:trPr>
          <w:jc w:val="center"/>
        </w:trPr>
        <w:tc>
          <w:tcPr>
            <w:tcW w:w="3510" w:type="dxa"/>
            <w:tcBorders>
              <w:top w:val="single" w:sz="2" w:space="0" w:color="auto"/>
              <w:left w:val="single" w:sz="2" w:space="0" w:color="auto"/>
              <w:bottom w:val="single" w:sz="12" w:space="0" w:color="auto"/>
              <w:right w:val="single" w:sz="12" w:space="0" w:color="auto"/>
            </w:tcBorders>
          </w:tcPr>
          <w:p w14:paraId="0714A0F3" w14:textId="77777777" w:rsidR="00D154C8" w:rsidRPr="00F84368" w:rsidRDefault="009D054B" w:rsidP="009D054B">
            <w:pPr>
              <w:widowControl/>
              <w:tabs>
                <w:tab w:val="left" w:pos="-1440"/>
              </w:tabs>
              <w:rPr>
                <w:b/>
              </w:rPr>
            </w:pPr>
            <w:r w:rsidRPr="00F84368">
              <w:rPr>
                <w:b/>
              </w:rPr>
              <w:t xml:space="preserve">Physical &amp; Chemical </w:t>
            </w:r>
            <w:r w:rsidR="00D154C8" w:rsidRPr="00F84368">
              <w:rPr>
                <w:b/>
              </w:rPr>
              <w:t>Attribute</w:t>
            </w:r>
            <w:r w:rsidRPr="00F84368">
              <w:rPr>
                <w:b/>
              </w:rPr>
              <w:t>s</w:t>
            </w:r>
          </w:p>
        </w:tc>
        <w:tc>
          <w:tcPr>
            <w:tcW w:w="1170" w:type="dxa"/>
            <w:tcBorders>
              <w:top w:val="single" w:sz="2" w:space="0" w:color="auto"/>
              <w:left w:val="single" w:sz="12" w:space="0" w:color="auto"/>
              <w:bottom w:val="single" w:sz="12" w:space="0" w:color="auto"/>
              <w:right w:val="single" w:sz="2" w:space="0" w:color="auto"/>
            </w:tcBorders>
          </w:tcPr>
          <w:p w14:paraId="3D6F4F36" w14:textId="77777777" w:rsidR="00D154C8" w:rsidRPr="00F84368" w:rsidRDefault="00D154C8" w:rsidP="00DC6D45">
            <w:pPr>
              <w:widowControl/>
              <w:tabs>
                <w:tab w:val="left" w:pos="-1440"/>
              </w:tabs>
              <w:ind w:left="-93"/>
              <w:jc w:val="center"/>
              <w:rPr>
                <w:b/>
              </w:rPr>
            </w:pPr>
            <w:r w:rsidRPr="00F84368">
              <w:rPr>
                <w:b/>
              </w:rPr>
              <w:t>LSL</w:t>
            </w:r>
          </w:p>
        </w:tc>
        <w:tc>
          <w:tcPr>
            <w:tcW w:w="1440" w:type="dxa"/>
            <w:tcBorders>
              <w:top w:val="single" w:sz="2" w:space="0" w:color="auto"/>
              <w:left w:val="single" w:sz="2" w:space="0" w:color="auto"/>
              <w:bottom w:val="single" w:sz="12" w:space="0" w:color="auto"/>
              <w:right w:val="single" w:sz="2" w:space="0" w:color="auto"/>
            </w:tcBorders>
          </w:tcPr>
          <w:p w14:paraId="723EA8A6" w14:textId="77777777" w:rsidR="00D154C8" w:rsidRPr="00F84368" w:rsidRDefault="00D154C8" w:rsidP="00DC6D45">
            <w:pPr>
              <w:widowControl/>
              <w:tabs>
                <w:tab w:val="left" w:pos="-1440"/>
              </w:tabs>
              <w:ind w:left="-93"/>
              <w:jc w:val="center"/>
              <w:rPr>
                <w:b/>
              </w:rPr>
            </w:pPr>
            <w:r w:rsidRPr="00F84368">
              <w:rPr>
                <w:b/>
              </w:rPr>
              <w:t>Target</w:t>
            </w:r>
          </w:p>
        </w:tc>
        <w:tc>
          <w:tcPr>
            <w:tcW w:w="1665" w:type="dxa"/>
            <w:tcBorders>
              <w:top w:val="single" w:sz="2" w:space="0" w:color="auto"/>
              <w:left w:val="single" w:sz="2" w:space="0" w:color="auto"/>
              <w:bottom w:val="single" w:sz="12" w:space="0" w:color="auto"/>
              <w:right w:val="single" w:sz="2" w:space="0" w:color="auto"/>
            </w:tcBorders>
          </w:tcPr>
          <w:p w14:paraId="68D8E6EE" w14:textId="77777777" w:rsidR="00D154C8" w:rsidRPr="00F84368" w:rsidRDefault="00D154C8" w:rsidP="00DC6D45">
            <w:pPr>
              <w:widowControl/>
              <w:tabs>
                <w:tab w:val="left" w:pos="-1440"/>
              </w:tabs>
              <w:ind w:left="-93"/>
              <w:jc w:val="center"/>
              <w:rPr>
                <w:b/>
              </w:rPr>
            </w:pPr>
            <w:r w:rsidRPr="00F84368">
              <w:rPr>
                <w:b/>
              </w:rPr>
              <w:t>U</w:t>
            </w:r>
            <w:r w:rsidR="009D054B" w:rsidRPr="00F84368">
              <w:rPr>
                <w:b/>
              </w:rPr>
              <w:t>SL</w:t>
            </w:r>
          </w:p>
        </w:tc>
      </w:tr>
      <w:tr w:rsidR="00EE5664" w:rsidRPr="00F84368" w14:paraId="018E1F97" w14:textId="77777777" w:rsidTr="00B21B67">
        <w:trPr>
          <w:jc w:val="center"/>
        </w:trPr>
        <w:tc>
          <w:tcPr>
            <w:tcW w:w="3510" w:type="dxa"/>
            <w:tcBorders>
              <w:right w:val="single" w:sz="12" w:space="0" w:color="auto"/>
            </w:tcBorders>
          </w:tcPr>
          <w:p w14:paraId="430824FB" w14:textId="77777777" w:rsidR="00D154C8" w:rsidRPr="00F84368" w:rsidRDefault="008C0C3D" w:rsidP="00D154C8">
            <w:pPr>
              <w:widowControl/>
              <w:tabs>
                <w:tab w:val="left" w:pos="-1440"/>
              </w:tabs>
            </w:pPr>
            <w:r w:rsidRPr="00F84368">
              <w:t>Moisture</w:t>
            </w:r>
          </w:p>
        </w:tc>
        <w:tc>
          <w:tcPr>
            <w:tcW w:w="1170" w:type="dxa"/>
            <w:tcBorders>
              <w:left w:val="single" w:sz="12" w:space="0" w:color="auto"/>
            </w:tcBorders>
          </w:tcPr>
          <w:p w14:paraId="2A7F95AA" w14:textId="77777777" w:rsidR="00D154C8" w:rsidRPr="00F84368" w:rsidRDefault="00D154C8" w:rsidP="00D154C8">
            <w:pPr>
              <w:widowControl/>
              <w:tabs>
                <w:tab w:val="left" w:pos="-1440"/>
              </w:tabs>
            </w:pPr>
          </w:p>
        </w:tc>
        <w:tc>
          <w:tcPr>
            <w:tcW w:w="1440" w:type="dxa"/>
          </w:tcPr>
          <w:p w14:paraId="7B9D647C" w14:textId="77777777" w:rsidR="00D154C8" w:rsidRPr="00F84368" w:rsidRDefault="00D154C8" w:rsidP="00D154C8">
            <w:pPr>
              <w:widowControl/>
              <w:tabs>
                <w:tab w:val="left" w:pos="-1440"/>
              </w:tabs>
              <w:rPr>
                <w:b/>
              </w:rPr>
            </w:pPr>
          </w:p>
        </w:tc>
        <w:tc>
          <w:tcPr>
            <w:tcW w:w="1665" w:type="dxa"/>
          </w:tcPr>
          <w:p w14:paraId="6024DF0F" w14:textId="77777777" w:rsidR="00D154C8" w:rsidRPr="00F84368" w:rsidRDefault="000F54D6" w:rsidP="00F84368">
            <w:pPr>
              <w:widowControl/>
              <w:tabs>
                <w:tab w:val="left" w:pos="-1440"/>
              </w:tabs>
            </w:pPr>
            <w:r>
              <w:t>9.0</w:t>
            </w:r>
            <w:r w:rsidR="00B21B67">
              <w:t>%</w:t>
            </w:r>
          </w:p>
        </w:tc>
      </w:tr>
      <w:tr w:rsidR="00EE5664" w:rsidRPr="00F84368" w14:paraId="08AA268B" w14:textId="77777777" w:rsidTr="00B21B67">
        <w:trPr>
          <w:jc w:val="center"/>
        </w:trPr>
        <w:tc>
          <w:tcPr>
            <w:tcW w:w="3510" w:type="dxa"/>
            <w:tcBorders>
              <w:right w:val="single" w:sz="12" w:space="0" w:color="auto"/>
            </w:tcBorders>
          </w:tcPr>
          <w:p w14:paraId="445E8EDD" w14:textId="77777777" w:rsidR="00D154C8" w:rsidRPr="00F84368" w:rsidRDefault="00B21B67" w:rsidP="009D054B">
            <w:pPr>
              <w:widowControl/>
              <w:tabs>
                <w:tab w:val="left" w:pos="-1440"/>
              </w:tabs>
            </w:pPr>
            <w:r>
              <w:t>Salt</w:t>
            </w:r>
            <w:r w:rsidR="009D054B" w:rsidRPr="00F84368">
              <w:t xml:space="preserve"> </w:t>
            </w:r>
          </w:p>
        </w:tc>
        <w:tc>
          <w:tcPr>
            <w:tcW w:w="1170" w:type="dxa"/>
            <w:tcBorders>
              <w:left w:val="single" w:sz="12" w:space="0" w:color="auto"/>
            </w:tcBorders>
          </w:tcPr>
          <w:p w14:paraId="7A9B982A" w14:textId="77777777" w:rsidR="00D154C8" w:rsidRPr="00F84368" w:rsidRDefault="00B21B67" w:rsidP="00D154C8">
            <w:pPr>
              <w:widowControl/>
              <w:tabs>
                <w:tab w:val="left" w:pos="-1440"/>
              </w:tabs>
            </w:pPr>
            <w:r>
              <w:t>3.3%</w:t>
            </w:r>
          </w:p>
        </w:tc>
        <w:tc>
          <w:tcPr>
            <w:tcW w:w="1440" w:type="dxa"/>
          </w:tcPr>
          <w:p w14:paraId="3E296D6F" w14:textId="77777777" w:rsidR="00D154C8" w:rsidRPr="00F84368" w:rsidRDefault="00B21B67" w:rsidP="00D154C8">
            <w:pPr>
              <w:widowControl/>
              <w:tabs>
                <w:tab w:val="left" w:pos="-1440"/>
              </w:tabs>
              <w:rPr>
                <w:b/>
              </w:rPr>
            </w:pPr>
            <w:r>
              <w:rPr>
                <w:b/>
              </w:rPr>
              <w:t>3.5%</w:t>
            </w:r>
          </w:p>
        </w:tc>
        <w:tc>
          <w:tcPr>
            <w:tcW w:w="1665" w:type="dxa"/>
          </w:tcPr>
          <w:p w14:paraId="5657FDA2" w14:textId="77777777" w:rsidR="00D154C8" w:rsidRPr="00F84368" w:rsidRDefault="00B21B67" w:rsidP="00D154C8">
            <w:pPr>
              <w:widowControl/>
              <w:tabs>
                <w:tab w:val="left" w:pos="-1440"/>
              </w:tabs>
            </w:pPr>
            <w:r>
              <w:t>3.8%</w:t>
            </w:r>
          </w:p>
        </w:tc>
      </w:tr>
      <w:tr w:rsidR="003B4131" w:rsidRPr="00F84368" w14:paraId="3771E76A" w14:textId="77777777" w:rsidTr="00B21B67">
        <w:trPr>
          <w:jc w:val="center"/>
        </w:trPr>
        <w:tc>
          <w:tcPr>
            <w:tcW w:w="3510" w:type="dxa"/>
            <w:tcBorders>
              <w:right w:val="single" w:sz="12" w:space="0" w:color="auto"/>
            </w:tcBorders>
          </w:tcPr>
          <w:p w14:paraId="02954B30" w14:textId="77777777" w:rsidR="007124F4" w:rsidRPr="00F84368" w:rsidRDefault="003B4131" w:rsidP="00613627">
            <w:pPr>
              <w:widowControl/>
              <w:tabs>
                <w:tab w:val="left" w:pos="-1440"/>
              </w:tabs>
            </w:pPr>
            <w:r w:rsidRPr="00F84368">
              <w:t xml:space="preserve">Metal </w:t>
            </w:r>
            <w:r w:rsidR="00613627" w:rsidRPr="00F84368">
              <w:t xml:space="preserve">                      </w:t>
            </w:r>
            <w:r w:rsidR="007124F4" w:rsidRPr="00F84368">
              <w:t>Ferrous</w:t>
            </w:r>
            <w:r w:rsidR="00613627" w:rsidRPr="00F84368">
              <w:t xml:space="preserve"> </w:t>
            </w:r>
            <w:r w:rsidR="007124F4" w:rsidRPr="00F84368">
              <w:t>(mm)</w:t>
            </w:r>
          </w:p>
          <w:p w14:paraId="347215C1" w14:textId="66AEA113" w:rsidR="007124F4" w:rsidRPr="00F84368" w:rsidRDefault="007124F4" w:rsidP="007124F4">
            <w:pPr>
              <w:widowControl/>
              <w:tabs>
                <w:tab w:val="left" w:pos="-1440"/>
              </w:tabs>
              <w:jc w:val="right"/>
            </w:pPr>
            <w:r w:rsidRPr="00F84368">
              <w:t>Non</w:t>
            </w:r>
            <w:r w:rsidR="00DC6D45">
              <w:t>-</w:t>
            </w:r>
            <w:r w:rsidRPr="00F84368">
              <w:t>Ferrous (mm)</w:t>
            </w:r>
          </w:p>
          <w:p w14:paraId="17B95221" w14:textId="77777777" w:rsidR="003B4131" w:rsidRPr="00F84368" w:rsidRDefault="007124F4" w:rsidP="007124F4">
            <w:pPr>
              <w:widowControl/>
              <w:tabs>
                <w:tab w:val="left" w:pos="-1440"/>
              </w:tabs>
              <w:jc w:val="right"/>
            </w:pPr>
            <w:r w:rsidRPr="00F84368">
              <w:t>Stainless (mm)</w:t>
            </w:r>
          </w:p>
        </w:tc>
        <w:tc>
          <w:tcPr>
            <w:tcW w:w="1170" w:type="dxa"/>
            <w:tcBorders>
              <w:left w:val="single" w:sz="12" w:space="0" w:color="auto"/>
            </w:tcBorders>
          </w:tcPr>
          <w:p w14:paraId="3B906B45" w14:textId="77777777" w:rsidR="003B4131" w:rsidRPr="00F84368" w:rsidRDefault="007124F4" w:rsidP="00D154C8">
            <w:pPr>
              <w:widowControl/>
              <w:tabs>
                <w:tab w:val="left" w:pos="-1440"/>
              </w:tabs>
              <w:rPr>
                <w:b/>
              </w:rPr>
            </w:pPr>
            <w:r w:rsidRPr="00F84368">
              <w:rPr>
                <w:b/>
              </w:rPr>
              <w:t xml:space="preserve">      </w:t>
            </w:r>
          </w:p>
        </w:tc>
        <w:tc>
          <w:tcPr>
            <w:tcW w:w="1440" w:type="dxa"/>
          </w:tcPr>
          <w:p w14:paraId="2E700125" w14:textId="77777777" w:rsidR="003B4131" w:rsidRPr="00F84368" w:rsidRDefault="003B4131" w:rsidP="00D154C8">
            <w:pPr>
              <w:widowControl/>
              <w:tabs>
                <w:tab w:val="left" w:pos="-1440"/>
              </w:tabs>
              <w:rPr>
                <w:b/>
              </w:rPr>
            </w:pPr>
          </w:p>
        </w:tc>
        <w:tc>
          <w:tcPr>
            <w:tcW w:w="1665" w:type="dxa"/>
          </w:tcPr>
          <w:p w14:paraId="19E8C26F" w14:textId="77777777" w:rsidR="003B4131" w:rsidRPr="00F84368" w:rsidRDefault="007124F4" w:rsidP="00D154C8">
            <w:pPr>
              <w:widowControl/>
              <w:tabs>
                <w:tab w:val="left" w:pos="-1440"/>
              </w:tabs>
            </w:pPr>
            <w:r w:rsidRPr="00F84368">
              <w:t>2</w:t>
            </w:r>
          </w:p>
          <w:p w14:paraId="1177D593" w14:textId="77777777" w:rsidR="007124F4" w:rsidRPr="00F84368" w:rsidRDefault="007124F4" w:rsidP="00D154C8">
            <w:pPr>
              <w:widowControl/>
              <w:tabs>
                <w:tab w:val="left" w:pos="-1440"/>
              </w:tabs>
            </w:pPr>
            <w:r w:rsidRPr="00F84368">
              <w:t>2</w:t>
            </w:r>
          </w:p>
          <w:p w14:paraId="3D491330" w14:textId="77777777" w:rsidR="007124F4" w:rsidRPr="00F84368" w:rsidRDefault="007124F4" w:rsidP="00D154C8">
            <w:pPr>
              <w:widowControl/>
              <w:tabs>
                <w:tab w:val="left" w:pos="-1440"/>
              </w:tabs>
            </w:pPr>
            <w:r w:rsidRPr="00F84368">
              <w:t>2.5</w:t>
            </w:r>
          </w:p>
        </w:tc>
      </w:tr>
      <w:tr w:rsidR="007124F4" w:rsidRPr="00F84368" w14:paraId="16FA0197" w14:textId="77777777" w:rsidTr="00B21B67">
        <w:trPr>
          <w:jc w:val="center"/>
        </w:trPr>
        <w:tc>
          <w:tcPr>
            <w:tcW w:w="3510" w:type="dxa"/>
            <w:tcBorders>
              <w:right w:val="single" w:sz="12" w:space="0" w:color="auto"/>
            </w:tcBorders>
          </w:tcPr>
          <w:p w14:paraId="27C79238" w14:textId="77777777" w:rsidR="007124F4" w:rsidRPr="00F84368" w:rsidRDefault="007124F4" w:rsidP="007124F4">
            <w:pPr>
              <w:widowControl/>
              <w:tabs>
                <w:tab w:val="left" w:pos="-1440"/>
              </w:tabs>
            </w:pPr>
            <w:r w:rsidRPr="00F84368">
              <w:t>Foreign Material</w:t>
            </w:r>
          </w:p>
        </w:tc>
        <w:tc>
          <w:tcPr>
            <w:tcW w:w="4275" w:type="dxa"/>
            <w:gridSpan w:val="3"/>
            <w:tcBorders>
              <w:left w:val="single" w:sz="12" w:space="0" w:color="auto"/>
            </w:tcBorders>
          </w:tcPr>
          <w:p w14:paraId="2E41377A" w14:textId="77777777" w:rsidR="007124F4" w:rsidRPr="00F84368" w:rsidRDefault="007124F4" w:rsidP="00D154C8">
            <w:pPr>
              <w:widowControl/>
              <w:tabs>
                <w:tab w:val="left" w:pos="-1440"/>
              </w:tabs>
            </w:pPr>
            <w:r w:rsidRPr="00F84368">
              <w:t>None Detected</w:t>
            </w:r>
          </w:p>
        </w:tc>
      </w:tr>
    </w:tbl>
    <w:p w14:paraId="101BAF29" w14:textId="77777777" w:rsidR="00D154C8" w:rsidRPr="00F84368" w:rsidRDefault="00D154C8" w:rsidP="00D154C8">
      <w:pPr>
        <w:widowControl/>
        <w:tabs>
          <w:tab w:val="left" w:pos="-1440"/>
        </w:tabs>
        <w:ind w:left="720"/>
        <w:rPr>
          <w:b/>
        </w:rPr>
      </w:pPr>
    </w:p>
    <w:tbl>
      <w:tblPr>
        <w:tblStyle w:val="TableGrid"/>
        <w:tblW w:w="0" w:type="auto"/>
        <w:jc w:val="center"/>
        <w:tblLook w:val="04A0" w:firstRow="1" w:lastRow="0" w:firstColumn="1" w:lastColumn="0" w:noHBand="0" w:noVBand="1"/>
      </w:tblPr>
      <w:tblGrid>
        <w:gridCol w:w="3285"/>
        <w:gridCol w:w="1407"/>
        <w:gridCol w:w="1440"/>
        <w:gridCol w:w="1631"/>
      </w:tblGrid>
      <w:tr w:rsidR="009D054B" w:rsidRPr="00F84368" w14:paraId="2A6BA525" w14:textId="77777777" w:rsidTr="00B21B67">
        <w:trPr>
          <w:jc w:val="center"/>
        </w:trPr>
        <w:tc>
          <w:tcPr>
            <w:tcW w:w="3285" w:type="dxa"/>
            <w:tcBorders>
              <w:top w:val="single" w:sz="2" w:space="0" w:color="auto"/>
              <w:left w:val="single" w:sz="2" w:space="0" w:color="auto"/>
              <w:bottom w:val="single" w:sz="12" w:space="0" w:color="auto"/>
              <w:right w:val="single" w:sz="12" w:space="0" w:color="auto"/>
            </w:tcBorders>
          </w:tcPr>
          <w:p w14:paraId="66EF8AC8" w14:textId="77777777" w:rsidR="009D054B" w:rsidRPr="00F84368" w:rsidRDefault="009D054B" w:rsidP="009D054B">
            <w:pPr>
              <w:widowControl/>
              <w:tabs>
                <w:tab w:val="left" w:pos="-1440"/>
              </w:tabs>
              <w:rPr>
                <w:b/>
              </w:rPr>
            </w:pPr>
            <w:r w:rsidRPr="00F84368">
              <w:rPr>
                <w:b/>
              </w:rPr>
              <w:t>Microbiological Attributes</w:t>
            </w:r>
          </w:p>
        </w:tc>
        <w:tc>
          <w:tcPr>
            <w:tcW w:w="1407" w:type="dxa"/>
            <w:tcBorders>
              <w:top w:val="single" w:sz="2" w:space="0" w:color="auto"/>
              <w:left w:val="single" w:sz="12" w:space="0" w:color="auto"/>
              <w:bottom w:val="single" w:sz="12" w:space="0" w:color="auto"/>
              <w:right w:val="single" w:sz="2" w:space="0" w:color="auto"/>
            </w:tcBorders>
          </w:tcPr>
          <w:p w14:paraId="0EAC0462" w14:textId="77777777" w:rsidR="009D054B" w:rsidRPr="00F84368" w:rsidRDefault="009D054B" w:rsidP="00DC6D45">
            <w:pPr>
              <w:widowControl/>
              <w:tabs>
                <w:tab w:val="left" w:pos="-1440"/>
              </w:tabs>
              <w:ind w:left="-93"/>
              <w:jc w:val="center"/>
              <w:rPr>
                <w:b/>
              </w:rPr>
            </w:pPr>
            <w:r w:rsidRPr="00F84368">
              <w:rPr>
                <w:b/>
              </w:rPr>
              <w:t>LSL</w:t>
            </w:r>
          </w:p>
        </w:tc>
        <w:tc>
          <w:tcPr>
            <w:tcW w:w="1440" w:type="dxa"/>
            <w:tcBorders>
              <w:top w:val="single" w:sz="2" w:space="0" w:color="auto"/>
              <w:left w:val="single" w:sz="2" w:space="0" w:color="auto"/>
              <w:bottom w:val="single" w:sz="12" w:space="0" w:color="auto"/>
              <w:right w:val="single" w:sz="2" w:space="0" w:color="auto"/>
            </w:tcBorders>
          </w:tcPr>
          <w:p w14:paraId="7830E263" w14:textId="77777777" w:rsidR="009D054B" w:rsidRPr="00F84368" w:rsidRDefault="009D054B" w:rsidP="00DC6D45">
            <w:pPr>
              <w:widowControl/>
              <w:tabs>
                <w:tab w:val="left" w:pos="-1440"/>
              </w:tabs>
              <w:ind w:left="-93"/>
              <w:jc w:val="center"/>
              <w:rPr>
                <w:b/>
              </w:rPr>
            </w:pPr>
            <w:r w:rsidRPr="00F84368">
              <w:rPr>
                <w:b/>
              </w:rPr>
              <w:t>Target</w:t>
            </w:r>
          </w:p>
        </w:tc>
        <w:tc>
          <w:tcPr>
            <w:tcW w:w="1631" w:type="dxa"/>
            <w:tcBorders>
              <w:top w:val="single" w:sz="2" w:space="0" w:color="auto"/>
              <w:left w:val="single" w:sz="2" w:space="0" w:color="auto"/>
              <w:bottom w:val="single" w:sz="12" w:space="0" w:color="auto"/>
              <w:right w:val="single" w:sz="2" w:space="0" w:color="auto"/>
            </w:tcBorders>
          </w:tcPr>
          <w:p w14:paraId="0669F86A" w14:textId="77777777" w:rsidR="009D054B" w:rsidRPr="00F84368" w:rsidRDefault="009D054B" w:rsidP="00DC6D45">
            <w:pPr>
              <w:widowControl/>
              <w:tabs>
                <w:tab w:val="left" w:pos="-1440"/>
              </w:tabs>
              <w:ind w:left="-93"/>
              <w:jc w:val="center"/>
              <w:rPr>
                <w:b/>
              </w:rPr>
            </w:pPr>
            <w:r w:rsidRPr="00F84368">
              <w:rPr>
                <w:b/>
              </w:rPr>
              <w:t>USL</w:t>
            </w:r>
          </w:p>
        </w:tc>
      </w:tr>
      <w:tr w:rsidR="00DF0C20" w:rsidRPr="00F84368" w14:paraId="033CAA63" w14:textId="77777777" w:rsidTr="00B21B67">
        <w:trPr>
          <w:jc w:val="center"/>
        </w:trPr>
        <w:tc>
          <w:tcPr>
            <w:tcW w:w="3285" w:type="dxa"/>
            <w:tcBorders>
              <w:top w:val="single" w:sz="12" w:space="0" w:color="auto"/>
              <w:bottom w:val="single" w:sz="4" w:space="0" w:color="auto"/>
              <w:right w:val="single" w:sz="12" w:space="0" w:color="auto"/>
            </w:tcBorders>
          </w:tcPr>
          <w:p w14:paraId="7EAB3D7A" w14:textId="77777777" w:rsidR="009D054B" w:rsidRPr="00F84368" w:rsidRDefault="009D054B" w:rsidP="005D762A">
            <w:pPr>
              <w:widowControl/>
              <w:tabs>
                <w:tab w:val="left" w:pos="-1440"/>
              </w:tabs>
              <w:rPr>
                <w:b/>
              </w:rPr>
            </w:pPr>
            <w:r w:rsidRPr="00F84368">
              <w:t>Standard Plate Count</w:t>
            </w:r>
            <w:r w:rsidR="00EB55E1" w:rsidRPr="00F84368">
              <w:t>/g</w:t>
            </w:r>
          </w:p>
        </w:tc>
        <w:tc>
          <w:tcPr>
            <w:tcW w:w="1407" w:type="dxa"/>
            <w:tcBorders>
              <w:top w:val="single" w:sz="12" w:space="0" w:color="auto"/>
              <w:left w:val="single" w:sz="12" w:space="0" w:color="auto"/>
              <w:bottom w:val="single" w:sz="4" w:space="0" w:color="auto"/>
            </w:tcBorders>
          </w:tcPr>
          <w:p w14:paraId="0A6264A3" w14:textId="77777777" w:rsidR="009D054B" w:rsidRPr="00F84368" w:rsidRDefault="009D054B" w:rsidP="005D762A">
            <w:pPr>
              <w:widowControl/>
              <w:tabs>
                <w:tab w:val="left" w:pos="-1440"/>
              </w:tabs>
            </w:pPr>
          </w:p>
        </w:tc>
        <w:tc>
          <w:tcPr>
            <w:tcW w:w="1440" w:type="dxa"/>
            <w:tcBorders>
              <w:top w:val="single" w:sz="12" w:space="0" w:color="auto"/>
              <w:bottom w:val="single" w:sz="4" w:space="0" w:color="auto"/>
            </w:tcBorders>
          </w:tcPr>
          <w:p w14:paraId="7BBB89AB" w14:textId="77777777" w:rsidR="009D054B" w:rsidRPr="00F84368" w:rsidRDefault="009D054B" w:rsidP="005D762A">
            <w:pPr>
              <w:widowControl/>
              <w:tabs>
                <w:tab w:val="left" w:pos="-1440"/>
              </w:tabs>
              <w:rPr>
                <w:b/>
              </w:rPr>
            </w:pPr>
          </w:p>
        </w:tc>
        <w:tc>
          <w:tcPr>
            <w:tcW w:w="1631" w:type="dxa"/>
            <w:tcBorders>
              <w:top w:val="single" w:sz="12" w:space="0" w:color="auto"/>
              <w:bottom w:val="single" w:sz="4" w:space="0" w:color="auto"/>
            </w:tcBorders>
          </w:tcPr>
          <w:p w14:paraId="649D57C2" w14:textId="77777777" w:rsidR="009D054B" w:rsidRPr="00F84368" w:rsidRDefault="000F54D6" w:rsidP="00EB55E1">
            <w:pPr>
              <w:widowControl/>
              <w:tabs>
                <w:tab w:val="left" w:pos="-1440"/>
              </w:tabs>
            </w:pPr>
            <w:r>
              <w:t>50</w:t>
            </w:r>
            <w:r w:rsidR="00F84368" w:rsidRPr="00F84368">
              <w:t>,000</w:t>
            </w:r>
          </w:p>
        </w:tc>
      </w:tr>
      <w:tr w:rsidR="00EB55E1" w:rsidRPr="00F84368" w14:paraId="733603A3" w14:textId="77777777" w:rsidTr="00B21B67">
        <w:trPr>
          <w:jc w:val="center"/>
        </w:trPr>
        <w:tc>
          <w:tcPr>
            <w:tcW w:w="3285" w:type="dxa"/>
            <w:tcBorders>
              <w:top w:val="single" w:sz="4" w:space="0" w:color="auto"/>
              <w:bottom w:val="single" w:sz="4" w:space="0" w:color="auto"/>
              <w:right w:val="single" w:sz="12" w:space="0" w:color="auto"/>
            </w:tcBorders>
          </w:tcPr>
          <w:p w14:paraId="49614393" w14:textId="77777777" w:rsidR="00EB55E1" w:rsidRPr="00F84368" w:rsidRDefault="00EB55E1" w:rsidP="005D762A">
            <w:pPr>
              <w:widowControl/>
              <w:tabs>
                <w:tab w:val="left" w:pos="-1440"/>
              </w:tabs>
            </w:pPr>
            <w:r w:rsidRPr="00F84368">
              <w:t>Coliform/g</w:t>
            </w:r>
          </w:p>
        </w:tc>
        <w:tc>
          <w:tcPr>
            <w:tcW w:w="1407" w:type="dxa"/>
            <w:tcBorders>
              <w:top w:val="single" w:sz="4" w:space="0" w:color="auto"/>
              <w:left w:val="single" w:sz="12" w:space="0" w:color="auto"/>
              <w:bottom w:val="single" w:sz="4" w:space="0" w:color="auto"/>
            </w:tcBorders>
          </w:tcPr>
          <w:p w14:paraId="336A2D4E" w14:textId="77777777" w:rsidR="00EB55E1" w:rsidRPr="00F84368" w:rsidRDefault="00EB55E1" w:rsidP="005D762A">
            <w:pPr>
              <w:widowControl/>
              <w:tabs>
                <w:tab w:val="left" w:pos="-1440"/>
              </w:tabs>
            </w:pPr>
          </w:p>
        </w:tc>
        <w:tc>
          <w:tcPr>
            <w:tcW w:w="1440" w:type="dxa"/>
            <w:tcBorders>
              <w:top w:val="single" w:sz="4" w:space="0" w:color="auto"/>
              <w:bottom w:val="single" w:sz="4" w:space="0" w:color="auto"/>
            </w:tcBorders>
          </w:tcPr>
          <w:p w14:paraId="0B58DE15" w14:textId="77777777" w:rsidR="00EB55E1" w:rsidRPr="00F84368" w:rsidRDefault="00EB55E1" w:rsidP="005D762A">
            <w:pPr>
              <w:widowControl/>
              <w:tabs>
                <w:tab w:val="left" w:pos="-1440"/>
              </w:tabs>
              <w:rPr>
                <w:b/>
              </w:rPr>
            </w:pPr>
          </w:p>
        </w:tc>
        <w:tc>
          <w:tcPr>
            <w:tcW w:w="1631" w:type="dxa"/>
            <w:tcBorders>
              <w:top w:val="single" w:sz="4" w:space="0" w:color="auto"/>
              <w:bottom w:val="single" w:sz="4" w:space="0" w:color="auto"/>
            </w:tcBorders>
          </w:tcPr>
          <w:p w14:paraId="6B4C8FD0" w14:textId="77777777" w:rsidR="00EB55E1" w:rsidRPr="00F84368" w:rsidRDefault="000F54D6" w:rsidP="00EB55E1">
            <w:pPr>
              <w:widowControl/>
              <w:tabs>
                <w:tab w:val="left" w:pos="-1440"/>
              </w:tabs>
            </w:pPr>
            <w:r>
              <w:t>50</w:t>
            </w:r>
          </w:p>
        </w:tc>
      </w:tr>
      <w:tr w:rsidR="00EB55E1" w:rsidRPr="00A71893" w14:paraId="09DF55CB" w14:textId="77777777" w:rsidTr="00B21B67">
        <w:trPr>
          <w:jc w:val="center"/>
        </w:trPr>
        <w:tc>
          <w:tcPr>
            <w:tcW w:w="3285" w:type="dxa"/>
            <w:tcBorders>
              <w:top w:val="single" w:sz="4" w:space="0" w:color="auto"/>
              <w:right w:val="single" w:sz="12" w:space="0" w:color="auto"/>
            </w:tcBorders>
          </w:tcPr>
          <w:p w14:paraId="7A3685C3" w14:textId="77777777" w:rsidR="00EB55E1" w:rsidRPr="00F84368" w:rsidRDefault="00EB55E1" w:rsidP="005D762A">
            <w:pPr>
              <w:widowControl/>
              <w:tabs>
                <w:tab w:val="left" w:pos="-1440"/>
              </w:tabs>
            </w:pPr>
            <w:r w:rsidRPr="00F84368">
              <w:t>Yeast and Mold/g</w:t>
            </w:r>
            <w:r w:rsidRPr="00F84368">
              <w:tab/>
            </w:r>
          </w:p>
        </w:tc>
        <w:tc>
          <w:tcPr>
            <w:tcW w:w="1407" w:type="dxa"/>
            <w:tcBorders>
              <w:top w:val="single" w:sz="4" w:space="0" w:color="auto"/>
              <w:left w:val="single" w:sz="12" w:space="0" w:color="auto"/>
            </w:tcBorders>
          </w:tcPr>
          <w:p w14:paraId="18B68C4B" w14:textId="77777777" w:rsidR="00EB55E1" w:rsidRPr="00F84368" w:rsidRDefault="00EB55E1" w:rsidP="005D762A">
            <w:pPr>
              <w:widowControl/>
              <w:tabs>
                <w:tab w:val="left" w:pos="-1440"/>
              </w:tabs>
            </w:pPr>
          </w:p>
        </w:tc>
        <w:tc>
          <w:tcPr>
            <w:tcW w:w="1440" w:type="dxa"/>
            <w:tcBorders>
              <w:top w:val="single" w:sz="4" w:space="0" w:color="auto"/>
            </w:tcBorders>
          </w:tcPr>
          <w:p w14:paraId="2E30D5DD" w14:textId="77777777" w:rsidR="00EB55E1" w:rsidRPr="00F84368" w:rsidRDefault="00EB55E1" w:rsidP="005D762A">
            <w:pPr>
              <w:widowControl/>
              <w:tabs>
                <w:tab w:val="left" w:pos="-1440"/>
              </w:tabs>
              <w:rPr>
                <w:b/>
              </w:rPr>
            </w:pPr>
          </w:p>
        </w:tc>
        <w:tc>
          <w:tcPr>
            <w:tcW w:w="1631" w:type="dxa"/>
            <w:tcBorders>
              <w:top w:val="single" w:sz="4" w:space="0" w:color="auto"/>
            </w:tcBorders>
          </w:tcPr>
          <w:p w14:paraId="2289571A" w14:textId="77777777" w:rsidR="00F84368" w:rsidRPr="00F84368" w:rsidRDefault="000F54D6" w:rsidP="00EB55E1">
            <w:pPr>
              <w:widowControl/>
              <w:tabs>
                <w:tab w:val="left" w:pos="-1440"/>
              </w:tabs>
            </w:pPr>
            <w:r>
              <w:t>100</w:t>
            </w:r>
          </w:p>
        </w:tc>
      </w:tr>
    </w:tbl>
    <w:p w14:paraId="57EAFBF3" w14:textId="77777777" w:rsidR="003B4131" w:rsidRPr="00F84368" w:rsidRDefault="00FB1F54" w:rsidP="00EB55E1">
      <w:pPr>
        <w:widowControl/>
        <w:ind w:left="720" w:hanging="720"/>
      </w:pPr>
      <w:r w:rsidRPr="00F84368">
        <w:tab/>
      </w:r>
    </w:p>
    <w:p w14:paraId="6CD083BF" w14:textId="77777777" w:rsidR="00B21B67" w:rsidRDefault="00B21B67" w:rsidP="00B21B67">
      <w:pPr>
        <w:tabs>
          <w:tab w:val="left" w:pos="-1440"/>
        </w:tabs>
        <w:ind w:left="720"/>
        <w:rPr>
          <w:b/>
          <w:bCs/>
        </w:rPr>
      </w:pPr>
      <w:r>
        <w:rPr>
          <w:b/>
        </w:rPr>
        <w:t>C</w:t>
      </w:r>
      <w:r w:rsidR="007E0FD4" w:rsidRPr="00F84368">
        <w:rPr>
          <w:b/>
        </w:rPr>
        <w:t xml:space="preserve">.  </w:t>
      </w:r>
      <w:r w:rsidR="007E0FD4" w:rsidRPr="00F84368">
        <w:rPr>
          <w:b/>
        </w:rPr>
        <w:tab/>
      </w:r>
      <w:r>
        <w:rPr>
          <w:b/>
          <w:bCs/>
        </w:rPr>
        <w:t>Preparation</w:t>
      </w:r>
    </w:p>
    <w:p w14:paraId="165B3ADD" w14:textId="37C45172" w:rsidR="00B21B67" w:rsidRDefault="00B21B67" w:rsidP="00B21B67">
      <w:pPr>
        <w:tabs>
          <w:tab w:val="left" w:pos="-1440"/>
        </w:tabs>
        <w:ind w:left="2160" w:hanging="720"/>
      </w:pPr>
      <w:r>
        <w:t xml:space="preserve">1.  </w:t>
      </w:r>
      <w:r>
        <w:tab/>
        <w:t xml:space="preserve">Control is prepared with </w:t>
      </w:r>
      <w:r w:rsidR="004C443B">
        <w:t>369</w:t>
      </w:r>
      <w:r>
        <w:t xml:space="preserve"> g potatoes (#</w:t>
      </w:r>
      <w:r w:rsidR="005B2D39">
        <w:t>2200002</w:t>
      </w:r>
      <w:r>
        <w:t>).</w:t>
      </w:r>
    </w:p>
    <w:p w14:paraId="44EDE928" w14:textId="77777777" w:rsidR="00B21B67" w:rsidRDefault="00B21B67" w:rsidP="00B21B67">
      <w:pPr>
        <w:tabs>
          <w:tab w:val="left" w:pos="-1440"/>
        </w:tabs>
        <w:ind w:left="2160" w:hanging="720"/>
      </w:pPr>
      <w:r>
        <w:t>2.</w:t>
      </w:r>
      <w:r>
        <w:tab/>
        <w:t xml:space="preserve">Add </w:t>
      </w:r>
      <w:r w:rsidR="004C443B">
        <w:t xml:space="preserve">½ </w:t>
      </w:r>
      <w:r>
        <w:t xml:space="preserve">gallon of boiling water to a </w:t>
      </w:r>
      <w:r w:rsidR="004C443B">
        <w:t>4</w:t>
      </w:r>
      <w:r>
        <w:t>” deep ½ size steam table pan.</w:t>
      </w:r>
    </w:p>
    <w:p w14:paraId="76167832" w14:textId="77777777" w:rsidR="00B21B67" w:rsidRDefault="00B21B67" w:rsidP="00B21B67">
      <w:pPr>
        <w:tabs>
          <w:tab w:val="left" w:pos="-1440"/>
        </w:tabs>
        <w:ind w:left="2160" w:hanging="720"/>
      </w:pPr>
      <w:r>
        <w:t xml:space="preserve">3. </w:t>
      </w:r>
      <w:r>
        <w:tab/>
        <w:t>Add potatoes all at once and stir to wet all potatoes. Let stand one minute.</w:t>
      </w:r>
    </w:p>
    <w:p w14:paraId="570E201B" w14:textId="77777777" w:rsidR="00EB55E1" w:rsidRDefault="00B21B67" w:rsidP="00B21B67">
      <w:pPr>
        <w:widowControl/>
        <w:ind w:left="720"/>
      </w:pPr>
      <w:r>
        <w:tab/>
        <w:t xml:space="preserve">4. </w:t>
      </w:r>
      <w:r>
        <w:tab/>
        <w:t>Mix well and evaluate.</w:t>
      </w:r>
    </w:p>
    <w:p w14:paraId="53F29515" w14:textId="77777777" w:rsidR="00B21B67" w:rsidRPr="00F84368" w:rsidRDefault="00B21B67" w:rsidP="00B21B67">
      <w:pPr>
        <w:widowControl/>
        <w:ind w:left="720"/>
      </w:pPr>
    </w:p>
    <w:p w14:paraId="1C4E2857" w14:textId="77777777" w:rsidR="005519F2" w:rsidRPr="00F84368" w:rsidRDefault="00B21B67" w:rsidP="005519F2">
      <w:pPr>
        <w:tabs>
          <w:tab w:val="left" w:pos="-1440"/>
        </w:tabs>
        <w:ind w:left="1440" w:hanging="720"/>
      </w:pPr>
      <w:r>
        <w:rPr>
          <w:b/>
        </w:rPr>
        <w:t>D</w:t>
      </w:r>
      <w:r w:rsidR="00770AA9" w:rsidRPr="00F84368">
        <w:rPr>
          <w:b/>
        </w:rPr>
        <w:t xml:space="preserve">.  </w:t>
      </w:r>
      <w:r w:rsidR="00770AA9" w:rsidRPr="00F84368">
        <w:rPr>
          <w:b/>
        </w:rPr>
        <w:tab/>
      </w:r>
      <w:r w:rsidR="005519F2" w:rsidRPr="00F84368">
        <w:rPr>
          <w:b/>
          <w:bCs/>
        </w:rPr>
        <w:t>Prepared Product</w:t>
      </w:r>
    </w:p>
    <w:p w14:paraId="7D6E3FAF" w14:textId="77777777" w:rsidR="00203B38" w:rsidRPr="007F6B5F" w:rsidRDefault="00203B38" w:rsidP="00203B38">
      <w:pPr>
        <w:tabs>
          <w:tab w:val="left" w:pos="-1440"/>
        </w:tabs>
        <w:ind w:left="2160" w:hanging="720"/>
      </w:pPr>
      <w:r w:rsidRPr="007F6B5F">
        <w:t xml:space="preserve">1.   </w:t>
      </w:r>
      <w:r w:rsidRPr="007F6B5F">
        <w:tab/>
        <w:t xml:space="preserve">Color </w:t>
      </w:r>
      <w:r>
        <w:t>–</w:t>
      </w:r>
      <w:r w:rsidRPr="007F6B5F">
        <w:t xml:space="preserve"> typical</w:t>
      </w:r>
      <w:r>
        <w:t>,</w:t>
      </w:r>
      <w:r w:rsidRPr="007F6B5F">
        <w:t xml:space="preserve"> cooked</w:t>
      </w:r>
      <w:r>
        <w:t>,</w:t>
      </w:r>
      <w:r w:rsidRPr="007F6B5F">
        <w:t xml:space="preserve"> rich</w:t>
      </w:r>
      <w:r>
        <w:t>,</w:t>
      </w:r>
      <w:r w:rsidRPr="007F6B5F">
        <w:t xml:space="preserve"> potato color ranging from cream to creamy yellow. No objectionable darkening 2 hours after preparation.</w:t>
      </w:r>
    </w:p>
    <w:p w14:paraId="098E119E" w14:textId="77777777" w:rsidR="00203B38" w:rsidRPr="007F6B5F" w:rsidRDefault="00203B38" w:rsidP="00203B38">
      <w:pPr>
        <w:tabs>
          <w:tab w:val="left" w:pos="-1440"/>
        </w:tabs>
        <w:ind w:left="2160" w:hanging="720"/>
      </w:pPr>
      <w:r w:rsidRPr="007F6B5F">
        <w:t xml:space="preserve">2.  </w:t>
      </w:r>
      <w:r w:rsidRPr="007F6B5F">
        <w:tab/>
        <w:t xml:space="preserve">Texture </w:t>
      </w:r>
      <w:r>
        <w:t>–</w:t>
      </w:r>
      <w:r w:rsidRPr="007F6B5F">
        <w:t xml:space="preserve"> typical</w:t>
      </w:r>
      <w:r>
        <w:t>,</w:t>
      </w:r>
      <w:r w:rsidRPr="007F6B5F">
        <w:t xml:space="preserve"> creamy</w:t>
      </w:r>
      <w:r>
        <w:t>,</w:t>
      </w:r>
      <w:r w:rsidRPr="007F6B5F">
        <w:t xml:space="preserve"> fluffy</w:t>
      </w:r>
      <w:r>
        <w:t>,</w:t>
      </w:r>
      <w:r w:rsidRPr="007F6B5F">
        <w:t xml:space="preserve"> mashed potato texture-free from gumminess and pastiness.</w:t>
      </w:r>
    </w:p>
    <w:p w14:paraId="2A468363" w14:textId="77777777" w:rsidR="00203B38" w:rsidRDefault="00203B38" w:rsidP="00203B38">
      <w:pPr>
        <w:tabs>
          <w:tab w:val="left" w:pos="-1440"/>
        </w:tabs>
        <w:ind w:left="2160" w:hanging="720"/>
      </w:pPr>
      <w:r w:rsidRPr="007F6B5F">
        <w:t xml:space="preserve">3.  </w:t>
      </w:r>
      <w:r w:rsidRPr="007F6B5F">
        <w:tab/>
        <w:t xml:space="preserve">Flavor and </w:t>
      </w:r>
      <w:r>
        <w:t>Aroma</w:t>
      </w:r>
      <w:r w:rsidRPr="007F6B5F">
        <w:t xml:space="preserve"> </w:t>
      </w:r>
      <w:r>
        <w:t>–</w:t>
      </w:r>
      <w:r w:rsidRPr="007F6B5F">
        <w:t xml:space="preserve"> normal</w:t>
      </w:r>
      <w:r>
        <w:t>,</w:t>
      </w:r>
      <w:r w:rsidRPr="007F6B5F">
        <w:t xml:space="preserve"> cooked</w:t>
      </w:r>
      <w:r>
        <w:t>,</w:t>
      </w:r>
      <w:r w:rsidRPr="007F6B5F">
        <w:t xml:space="preserve"> buttery</w:t>
      </w:r>
      <w:r>
        <w:t>,</w:t>
      </w:r>
      <w:r w:rsidRPr="007F6B5F">
        <w:t xml:space="preserve"> potato flavor and </w:t>
      </w:r>
      <w:r>
        <w:t>aroma</w:t>
      </w:r>
      <w:r w:rsidRPr="007F6B5F">
        <w:t>. Free from objectionable foreign flavors and odors.</w:t>
      </w:r>
    </w:p>
    <w:p w14:paraId="6E2B2E26" w14:textId="77777777" w:rsidR="000F54D6" w:rsidRPr="004C5288" w:rsidRDefault="000F54D6" w:rsidP="000F54D6">
      <w:pPr>
        <w:pStyle w:val="Level2"/>
        <w:numPr>
          <w:ilvl w:val="0"/>
          <w:numId w:val="0"/>
        </w:numPr>
        <w:tabs>
          <w:tab w:val="left" w:pos="-1440"/>
        </w:tabs>
        <w:ind w:left="720"/>
        <w:rPr>
          <w:rFonts w:ascii="Times New Roman" w:hAnsi="Times New Roman"/>
          <w:b/>
        </w:rPr>
      </w:pPr>
    </w:p>
    <w:p w14:paraId="0996690F" w14:textId="77777777" w:rsidR="00770AA9" w:rsidRPr="00F84368" w:rsidRDefault="00770AA9">
      <w:pPr>
        <w:widowControl/>
        <w:tabs>
          <w:tab w:val="left" w:pos="-1440"/>
        </w:tabs>
        <w:ind w:left="720" w:hanging="720"/>
        <w:rPr>
          <w:b/>
        </w:rPr>
      </w:pPr>
      <w:r w:rsidRPr="00F84368">
        <w:rPr>
          <w:b/>
        </w:rPr>
        <w:t xml:space="preserve">V.  </w:t>
      </w:r>
      <w:r w:rsidRPr="00F84368">
        <w:rPr>
          <w:b/>
        </w:rPr>
        <w:tab/>
        <w:t>PACKAGING</w:t>
      </w:r>
    </w:p>
    <w:p w14:paraId="6A4924A9" w14:textId="77777777" w:rsidR="007124F4" w:rsidRPr="00F84368" w:rsidRDefault="007124F4">
      <w:pPr>
        <w:widowControl/>
        <w:tabs>
          <w:tab w:val="left" w:pos="-1440"/>
        </w:tabs>
        <w:ind w:left="720"/>
      </w:pPr>
    </w:p>
    <w:p w14:paraId="13105ACA" w14:textId="77777777" w:rsidR="00695C66" w:rsidRPr="00F84368" w:rsidRDefault="001636D1" w:rsidP="00783109">
      <w:pPr>
        <w:pStyle w:val="ListParagraph"/>
        <w:widowControl/>
        <w:numPr>
          <w:ilvl w:val="0"/>
          <w:numId w:val="7"/>
        </w:numPr>
        <w:tabs>
          <w:tab w:val="left" w:pos="-1440"/>
        </w:tabs>
        <w:ind w:left="720" w:firstLine="0"/>
        <w:rPr>
          <w:b/>
        </w:rPr>
      </w:pPr>
      <w:r w:rsidRPr="00F84368">
        <w:rPr>
          <w:b/>
        </w:rPr>
        <w:t>Components</w:t>
      </w:r>
    </w:p>
    <w:tbl>
      <w:tblPr>
        <w:tblStyle w:val="TableGrid"/>
        <w:tblW w:w="0" w:type="auto"/>
        <w:tblInd w:w="1548" w:type="dxa"/>
        <w:tblLook w:val="04A0" w:firstRow="1" w:lastRow="0" w:firstColumn="1" w:lastColumn="0" w:noHBand="0" w:noVBand="1"/>
      </w:tblPr>
      <w:tblGrid>
        <w:gridCol w:w="3240"/>
        <w:gridCol w:w="1872"/>
        <w:gridCol w:w="1872"/>
        <w:gridCol w:w="1872"/>
      </w:tblGrid>
      <w:tr w:rsidR="00DF0C20" w:rsidRPr="00F84368" w14:paraId="52DC5C6E" w14:textId="77777777" w:rsidTr="0028365E">
        <w:tc>
          <w:tcPr>
            <w:tcW w:w="3240" w:type="dxa"/>
            <w:tcBorders>
              <w:top w:val="single" w:sz="2" w:space="0" w:color="auto"/>
              <w:left w:val="single" w:sz="2" w:space="0" w:color="auto"/>
              <w:bottom w:val="single" w:sz="12" w:space="0" w:color="auto"/>
              <w:right w:val="single" w:sz="12" w:space="0" w:color="auto"/>
            </w:tcBorders>
          </w:tcPr>
          <w:p w14:paraId="7577A05E" w14:textId="77777777" w:rsidR="00EE5664" w:rsidRPr="00F84368" w:rsidRDefault="00EE5664" w:rsidP="005D762A">
            <w:pPr>
              <w:widowControl/>
              <w:tabs>
                <w:tab w:val="left" w:pos="-1440"/>
              </w:tabs>
              <w:rPr>
                <w:b/>
              </w:rPr>
            </w:pPr>
            <w:r w:rsidRPr="00F84368">
              <w:rPr>
                <w:b/>
              </w:rPr>
              <w:t>Components</w:t>
            </w:r>
          </w:p>
        </w:tc>
        <w:tc>
          <w:tcPr>
            <w:tcW w:w="1872" w:type="dxa"/>
            <w:tcBorders>
              <w:top w:val="single" w:sz="2" w:space="0" w:color="auto"/>
              <w:left w:val="single" w:sz="12" w:space="0" w:color="auto"/>
              <w:bottom w:val="single" w:sz="12" w:space="0" w:color="auto"/>
              <w:right w:val="single" w:sz="2" w:space="0" w:color="auto"/>
            </w:tcBorders>
            <w:vAlign w:val="center"/>
          </w:tcPr>
          <w:p w14:paraId="09501DB4" w14:textId="77777777" w:rsidR="00EE5664" w:rsidRPr="00F84368" w:rsidRDefault="00EE5664" w:rsidP="0028365E">
            <w:pPr>
              <w:widowControl/>
              <w:tabs>
                <w:tab w:val="left" w:pos="-1440"/>
              </w:tabs>
              <w:ind w:left="-93"/>
              <w:jc w:val="center"/>
              <w:rPr>
                <w:b/>
              </w:rPr>
            </w:pPr>
            <w:r w:rsidRPr="00F84368">
              <w:rPr>
                <w:b/>
              </w:rPr>
              <w:t>LSL</w:t>
            </w:r>
          </w:p>
        </w:tc>
        <w:tc>
          <w:tcPr>
            <w:tcW w:w="1872" w:type="dxa"/>
            <w:tcBorders>
              <w:top w:val="single" w:sz="2" w:space="0" w:color="auto"/>
              <w:left w:val="single" w:sz="2" w:space="0" w:color="auto"/>
              <w:bottom w:val="single" w:sz="12" w:space="0" w:color="auto"/>
              <w:right w:val="single" w:sz="2" w:space="0" w:color="auto"/>
            </w:tcBorders>
            <w:vAlign w:val="center"/>
          </w:tcPr>
          <w:p w14:paraId="61903710" w14:textId="77777777" w:rsidR="00EE5664" w:rsidRPr="00F84368" w:rsidRDefault="00EE5664" w:rsidP="0028365E">
            <w:pPr>
              <w:widowControl/>
              <w:tabs>
                <w:tab w:val="left" w:pos="-1440"/>
              </w:tabs>
              <w:ind w:left="-93"/>
              <w:jc w:val="center"/>
              <w:rPr>
                <w:b/>
              </w:rPr>
            </w:pPr>
            <w:r w:rsidRPr="00F84368">
              <w:rPr>
                <w:b/>
              </w:rPr>
              <w:t>Declared Weight</w:t>
            </w:r>
          </w:p>
        </w:tc>
        <w:tc>
          <w:tcPr>
            <w:tcW w:w="1872" w:type="dxa"/>
            <w:tcBorders>
              <w:top w:val="single" w:sz="2" w:space="0" w:color="auto"/>
              <w:left w:val="single" w:sz="2" w:space="0" w:color="auto"/>
              <w:bottom w:val="single" w:sz="12" w:space="0" w:color="auto"/>
              <w:right w:val="single" w:sz="2" w:space="0" w:color="auto"/>
            </w:tcBorders>
            <w:vAlign w:val="center"/>
          </w:tcPr>
          <w:p w14:paraId="749D5540" w14:textId="77777777" w:rsidR="00EE5664" w:rsidRPr="00F84368" w:rsidRDefault="00EE5664" w:rsidP="0028365E">
            <w:pPr>
              <w:widowControl/>
              <w:tabs>
                <w:tab w:val="left" w:pos="-1440"/>
              </w:tabs>
              <w:ind w:left="-93"/>
              <w:jc w:val="center"/>
              <w:rPr>
                <w:b/>
              </w:rPr>
            </w:pPr>
            <w:r w:rsidRPr="00F84368">
              <w:rPr>
                <w:b/>
              </w:rPr>
              <w:t>USL</w:t>
            </w:r>
          </w:p>
        </w:tc>
      </w:tr>
      <w:tr w:rsidR="0006754A" w:rsidRPr="00F84368" w14:paraId="0FFFC0C2" w14:textId="77777777" w:rsidTr="0028365E">
        <w:tc>
          <w:tcPr>
            <w:tcW w:w="3240" w:type="dxa"/>
            <w:tcBorders>
              <w:right w:val="single" w:sz="12" w:space="0" w:color="auto"/>
            </w:tcBorders>
          </w:tcPr>
          <w:p w14:paraId="6AD2BC41" w14:textId="0A9C9870" w:rsidR="0006754A" w:rsidRPr="00F84368" w:rsidRDefault="00B21B67" w:rsidP="00B21B67">
            <w:pPr>
              <w:widowControl/>
              <w:tabs>
                <w:tab w:val="left" w:pos="-1440"/>
              </w:tabs>
            </w:pPr>
            <w:r>
              <w:t>Potatoes</w:t>
            </w:r>
            <w:r w:rsidR="00F84368" w:rsidRPr="00F84368">
              <w:t xml:space="preserve"> #</w:t>
            </w:r>
            <w:r w:rsidR="005B2D39">
              <w:t>2200002</w:t>
            </w:r>
          </w:p>
        </w:tc>
        <w:tc>
          <w:tcPr>
            <w:tcW w:w="1872" w:type="dxa"/>
            <w:tcBorders>
              <w:left w:val="single" w:sz="12" w:space="0" w:color="auto"/>
            </w:tcBorders>
            <w:vAlign w:val="center"/>
          </w:tcPr>
          <w:p w14:paraId="318CF0B7" w14:textId="77777777" w:rsidR="0006754A" w:rsidRPr="00F84368" w:rsidRDefault="004C443B" w:rsidP="0028365E">
            <w:pPr>
              <w:widowControl/>
              <w:tabs>
                <w:tab w:val="left" w:pos="-1440"/>
              </w:tabs>
              <w:jc w:val="center"/>
            </w:pPr>
            <w:r>
              <w:t>361</w:t>
            </w:r>
          </w:p>
        </w:tc>
        <w:tc>
          <w:tcPr>
            <w:tcW w:w="1872" w:type="dxa"/>
            <w:vAlign w:val="center"/>
          </w:tcPr>
          <w:p w14:paraId="06FB73ED" w14:textId="77777777" w:rsidR="0006754A" w:rsidRPr="00F84368" w:rsidRDefault="004C443B" w:rsidP="0028365E">
            <w:pPr>
              <w:widowControl/>
              <w:tabs>
                <w:tab w:val="left" w:pos="-1440"/>
              </w:tabs>
              <w:jc w:val="center"/>
              <w:rPr>
                <w:b/>
              </w:rPr>
            </w:pPr>
            <w:r>
              <w:rPr>
                <w:b/>
              </w:rPr>
              <w:t>369</w:t>
            </w:r>
          </w:p>
        </w:tc>
        <w:tc>
          <w:tcPr>
            <w:tcW w:w="1872" w:type="dxa"/>
            <w:vAlign w:val="center"/>
          </w:tcPr>
          <w:p w14:paraId="779AFD99" w14:textId="77777777" w:rsidR="0006754A" w:rsidRPr="00F84368" w:rsidRDefault="004C443B" w:rsidP="0028365E">
            <w:pPr>
              <w:widowControl/>
              <w:tabs>
                <w:tab w:val="left" w:pos="-1440"/>
              </w:tabs>
              <w:jc w:val="center"/>
            </w:pPr>
            <w:r>
              <w:t>377</w:t>
            </w:r>
          </w:p>
        </w:tc>
      </w:tr>
      <w:tr w:rsidR="007D153C" w:rsidRPr="00F84368" w14:paraId="75BF69F6" w14:textId="77777777" w:rsidTr="0028365E">
        <w:tc>
          <w:tcPr>
            <w:tcW w:w="3240" w:type="dxa"/>
            <w:tcBorders>
              <w:right w:val="single" w:sz="12" w:space="0" w:color="auto"/>
            </w:tcBorders>
          </w:tcPr>
          <w:p w14:paraId="619294C9" w14:textId="01756074" w:rsidR="007D153C" w:rsidRPr="00B21B67" w:rsidRDefault="00B21B67" w:rsidP="004C443B">
            <w:pPr>
              <w:widowControl/>
              <w:tabs>
                <w:tab w:val="left" w:pos="-1440"/>
              </w:tabs>
            </w:pPr>
            <w:r>
              <w:t>Finished Product</w:t>
            </w:r>
            <w:r w:rsidR="007D153C" w:rsidRPr="00F84368">
              <w:rPr>
                <w:b/>
              </w:rPr>
              <w:t xml:space="preserve"> </w:t>
            </w:r>
            <w:r>
              <w:t>#0</w:t>
            </w:r>
            <w:r w:rsidR="005B2D39">
              <w:t>0</w:t>
            </w:r>
            <w:r>
              <w:t>031</w:t>
            </w:r>
            <w:r w:rsidR="004C443B">
              <w:t>1</w:t>
            </w:r>
          </w:p>
        </w:tc>
        <w:tc>
          <w:tcPr>
            <w:tcW w:w="1872" w:type="dxa"/>
            <w:tcBorders>
              <w:left w:val="single" w:sz="12" w:space="0" w:color="auto"/>
            </w:tcBorders>
            <w:vAlign w:val="center"/>
          </w:tcPr>
          <w:p w14:paraId="4F62D9B5" w14:textId="77777777" w:rsidR="007D153C" w:rsidRPr="00F84368" w:rsidRDefault="004C443B" w:rsidP="004C443B">
            <w:pPr>
              <w:widowControl/>
              <w:tabs>
                <w:tab w:val="left" w:pos="-1440"/>
              </w:tabs>
              <w:jc w:val="center"/>
            </w:pPr>
            <w:r>
              <w:t>361</w:t>
            </w:r>
          </w:p>
        </w:tc>
        <w:tc>
          <w:tcPr>
            <w:tcW w:w="1872" w:type="dxa"/>
            <w:vAlign w:val="center"/>
          </w:tcPr>
          <w:p w14:paraId="1E46C3CE" w14:textId="77777777" w:rsidR="007D153C" w:rsidRPr="00F84368" w:rsidRDefault="004C443B" w:rsidP="0028365E">
            <w:pPr>
              <w:widowControl/>
              <w:tabs>
                <w:tab w:val="left" w:pos="-1440"/>
              </w:tabs>
              <w:jc w:val="center"/>
              <w:rPr>
                <w:b/>
              </w:rPr>
            </w:pPr>
            <w:r>
              <w:rPr>
                <w:b/>
              </w:rPr>
              <w:t>369</w:t>
            </w:r>
          </w:p>
        </w:tc>
        <w:tc>
          <w:tcPr>
            <w:tcW w:w="1872" w:type="dxa"/>
            <w:vAlign w:val="center"/>
          </w:tcPr>
          <w:p w14:paraId="1BD28184" w14:textId="77777777" w:rsidR="007D153C" w:rsidRPr="00F84368" w:rsidRDefault="004C443B" w:rsidP="0028365E">
            <w:pPr>
              <w:widowControl/>
              <w:tabs>
                <w:tab w:val="left" w:pos="-1440"/>
              </w:tabs>
              <w:jc w:val="center"/>
            </w:pPr>
            <w:r>
              <w:t>377</w:t>
            </w:r>
          </w:p>
        </w:tc>
      </w:tr>
    </w:tbl>
    <w:p w14:paraId="4B50E75F" w14:textId="77777777" w:rsidR="005519F2" w:rsidRDefault="005519F2" w:rsidP="0006754A">
      <w:pPr>
        <w:widowControl/>
        <w:tabs>
          <w:tab w:val="left" w:pos="-1440"/>
        </w:tabs>
      </w:pPr>
    </w:p>
    <w:p w14:paraId="2E6B3533" w14:textId="77777777" w:rsidR="00513F9A" w:rsidRDefault="007124F4" w:rsidP="00513F9A">
      <w:pPr>
        <w:ind w:left="720"/>
        <w:rPr>
          <w:b/>
          <w:bCs/>
        </w:rPr>
      </w:pPr>
      <w:r w:rsidRPr="00F84368">
        <w:t xml:space="preserve"> </w:t>
      </w:r>
      <w:r w:rsidR="00513F9A">
        <w:rPr>
          <w:b/>
        </w:rPr>
        <w:t>B.</w:t>
      </w:r>
      <w:r w:rsidRPr="00F84368">
        <w:tab/>
      </w:r>
      <w:r w:rsidR="00513F9A">
        <w:rPr>
          <w:b/>
          <w:bCs/>
        </w:rPr>
        <w:t xml:space="preserve">Packaging </w:t>
      </w:r>
    </w:p>
    <w:p w14:paraId="61E49EFF" w14:textId="77777777" w:rsidR="00513F9A" w:rsidRPr="001A5B36" w:rsidRDefault="00513F9A" w:rsidP="00513F9A">
      <w:pPr>
        <w:ind w:left="1440"/>
      </w:pPr>
      <w:r>
        <w:t xml:space="preserve">Product is packaged in a moisture and gas resistant poly pouch. </w:t>
      </w:r>
      <w:r w:rsidRPr="00A72DE8">
        <w:t xml:space="preserve">Net weight per pouch is </w:t>
      </w:r>
      <w:r>
        <w:t>13</w:t>
      </w:r>
      <w:r w:rsidRPr="00A72DE8">
        <w:t xml:space="preserve"> ounces (794 grams), </w:t>
      </w:r>
      <w:r>
        <w:t>24</w:t>
      </w:r>
      <w:r w:rsidRPr="00A72DE8">
        <w:t xml:space="preserve"> pouches per case.</w:t>
      </w:r>
    </w:p>
    <w:p w14:paraId="1AB482B1" w14:textId="77777777" w:rsidR="00513F9A" w:rsidRDefault="00513F9A" w:rsidP="00513F9A">
      <w:pPr>
        <w:ind w:left="1440"/>
      </w:pPr>
    </w:p>
    <w:p w14:paraId="11320F0B" w14:textId="77777777" w:rsidR="00DC6D45" w:rsidRDefault="00DC6D45" w:rsidP="00513F9A">
      <w:pPr>
        <w:ind w:left="720"/>
        <w:rPr>
          <w:b/>
        </w:rPr>
      </w:pPr>
    </w:p>
    <w:p w14:paraId="1A0682EA" w14:textId="6FE07694" w:rsidR="00513F9A" w:rsidRDefault="00513F9A" w:rsidP="00513F9A">
      <w:pPr>
        <w:ind w:left="720"/>
        <w:rPr>
          <w:bCs/>
        </w:rPr>
      </w:pPr>
      <w:r w:rsidRPr="00A72DE8">
        <w:rPr>
          <w:b/>
        </w:rPr>
        <w:t xml:space="preserve">C.        </w:t>
      </w:r>
      <w:r>
        <w:rPr>
          <w:b/>
          <w:bCs/>
        </w:rPr>
        <w:t>Pouch and Case Condition</w:t>
      </w:r>
    </w:p>
    <w:p w14:paraId="06D910D8" w14:textId="77777777" w:rsidR="00513F9A" w:rsidRDefault="00513F9A" w:rsidP="00513F9A">
      <w:pPr>
        <w:ind w:left="720"/>
        <w:rPr>
          <w:bCs/>
        </w:rPr>
      </w:pPr>
      <w:r>
        <w:rPr>
          <w:bCs/>
        </w:rPr>
        <w:tab/>
        <w:t>1.</w:t>
      </w:r>
      <w:r>
        <w:rPr>
          <w:bCs/>
        </w:rPr>
        <w:tab/>
        <w:t>Date codes legible and correctly positioned on pouch and case</w:t>
      </w:r>
    </w:p>
    <w:p w14:paraId="5067ED08" w14:textId="77777777" w:rsidR="00513F9A" w:rsidRDefault="00513F9A" w:rsidP="00513F9A">
      <w:pPr>
        <w:ind w:left="720"/>
        <w:rPr>
          <w:bCs/>
        </w:rPr>
      </w:pPr>
      <w:r>
        <w:rPr>
          <w:bCs/>
        </w:rPr>
        <w:tab/>
        <w:t>2.</w:t>
      </w:r>
      <w:r>
        <w:rPr>
          <w:bCs/>
        </w:rPr>
        <w:tab/>
        <w:t>Pouch film must be centered correctly horizontally and vertically</w:t>
      </w:r>
    </w:p>
    <w:p w14:paraId="3DFD3F72" w14:textId="77777777" w:rsidR="00513F9A" w:rsidRDefault="00513F9A" w:rsidP="00513F9A">
      <w:pPr>
        <w:ind w:left="720"/>
        <w:rPr>
          <w:bCs/>
        </w:rPr>
      </w:pPr>
      <w:r>
        <w:rPr>
          <w:bCs/>
        </w:rPr>
        <w:tab/>
        <w:t>3.</w:t>
      </w:r>
      <w:r>
        <w:rPr>
          <w:bCs/>
        </w:rPr>
        <w:tab/>
        <w:t>All pouches completely sealed along top and bottom and down back</w:t>
      </w:r>
    </w:p>
    <w:p w14:paraId="3777D5B3" w14:textId="77777777" w:rsidR="00513F9A" w:rsidRDefault="00513F9A" w:rsidP="00513F9A">
      <w:pPr>
        <w:ind w:left="720"/>
        <w:rPr>
          <w:bCs/>
        </w:rPr>
      </w:pPr>
      <w:r>
        <w:rPr>
          <w:bCs/>
        </w:rPr>
        <w:tab/>
        <w:t>4.</w:t>
      </w:r>
      <w:r>
        <w:rPr>
          <w:bCs/>
        </w:rPr>
        <w:tab/>
        <w:t>No crumpled or bunched heat seals</w:t>
      </w:r>
    </w:p>
    <w:p w14:paraId="0B4E1357" w14:textId="77777777" w:rsidR="00513F9A" w:rsidRDefault="00513F9A" w:rsidP="00513F9A">
      <w:pPr>
        <w:ind w:left="720"/>
        <w:rPr>
          <w:bCs/>
        </w:rPr>
      </w:pPr>
      <w:r>
        <w:rPr>
          <w:bCs/>
        </w:rPr>
        <w:tab/>
        <w:t>5.</w:t>
      </w:r>
      <w:r>
        <w:rPr>
          <w:bCs/>
        </w:rPr>
        <w:tab/>
        <w:t>No crushed or twisted cases</w:t>
      </w:r>
    </w:p>
    <w:p w14:paraId="4D48A5E1" w14:textId="77777777" w:rsidR="00513F9A" w:rsidRDefault="00513F9A" w:rsidP="00513F9A">
      <w:pPr>
        <w:ind w:left="720"/>
        <w:jc w:val="center"/>
        <w:rPr>
          <w:b/>
        </w:rPr>
      </w:pPr>
    </w:p>
    <w:p w14:paraId="77108832" w14:textId="77777777" w:rsidR="00780CE3" w:rsidRPr="0028365E" w:rsidRDefault="00780CE3" w:rsidP="00780CE3">
      <w:pPr>
        <w:tabs>
          <w:tab w:val="left" w:pos="-1440"/>
        </w:tabs>
        <w:ind w:left="720" w:hanging="720"/>
        <w:rPr>
          <w:b/>
        </w:rPr>
      </w:pPr>
      <w:r w:rsidRPr="0028365E">
        <w:rPr>
          <w:b/>
          <w:bCs/>
        </w:rPr>
        <w:t>V</w:t>
      </w:r>
      <w:r w:rsidR="00FC7C0D" w:rsidRPr="0028365E">
        <w:rPr>
          <w:b/>
          <w:bCs/>
        </w:rPr>
        <w:t>I</w:t>
      </w:r>
      <w:r w:rsidR="00D0284F" w:rsidRPr="0028365E">
        <w:rPr>
          <w:b/>
          <w:bCs/>
        </w:rPr>
        <w:t xml:space="preserve">.  </w:t>
      </w:r>
      <w:r w:rsidR="00D0284F" w:rsidRPr="0028365E">
        <w:rPr>
          <w:b/>
          <w:bCs/>
        </w:rPr>
        <w:tab/>
      </w:r>
      <w:r w:rsidRPr="0028365E">
        <w:rPr>
          <w:b/>
          <w:bCs/>
        </w:rPr>
        <w:t>SHELF LIFE</w:t>
      </w:r>
      <w:r w:rsidR="001062A3" w:rsidRPr="0028365E">
        <w:rPr>
          <w:b/>
          <w:bCs/>
        </w:rPr>
        <w:t xml:space="preserve"> &amp; STORAGE INFORMATION</w:t>
      </w:r>
    </w:p>
    <w:p w14:paraId="5045CFBD" w14:textId="77777777" w:rsidR="00780CE3" w:rsidRPr="0028365E" w:rsidRDefault="00780CE3" w:rsidP="00780CE3">
      <w:pPr>
        <w:ind w:left="720"/>
      </w:pPr>
      <w:r w:rsidRPr="0028365E">
        <w:t>The shelf life is approximately 12 months from date of packaging code (imprinted on the package), when stored away from direct heat, in a cool, dry location, away fr</w:t>
      </w:r>
      <w:r w:rsidR="00693DD1">
        <w:t xml:space="preserve">om strong contaminating odors. </w:t>
      </w:r>
      <w:r w:rsidRPr="0028365E">
        <w:t xml:space="preserve">Storage conditions should not exceed </w:t>
      </w:r>
      <w:r w:rsidR="001062A3" w:rsidRPr="0028365E">
        <w:t>8</w:t>
      </w:r>
      <w:r w:rsidRPr="0028365E">
        <w:t>0</w:t>
      </w:r>
      <w:r w:rsidR="0068484A" w:rsidRPr="0028365E">
        <w:t>°</w:t>
      </w:r>
      <w:r w:rsidRPr="0028365E">
        <w:t xml:space="preserve">F and 60% R.H.  </w:t>
      </w:r>
    </w:p>
    <w:p w14:paraId="213F5CF4" w14:textId="77777777" w:rsidR="00770AA9" w:rsidRPr="0028365E" w:rsidRDefault="00770AA9">
      <w:pPr>
        <w:widowControl/>
        <w:tabs>
          <w:tab w:val="left" w:pos="-1440"/>
        </w:tabs>
      </w:pPr>
    </w:p>
    <w:p w14:paraId="16DDC792" w14:textId="77777777" w:rsidR="00780CE3" w:rsidRPr="0028365E" w:rsidRDefault="00780CE3" w:rsidP="00780CE3">
      <w:pPr>
        <w:rPr>
          <w:b/>
          <w:lang w:val="es-ES"/>
        </w:rPr>
      </w:pPr>
      <w:r w:rsidRPr="0028365E">
        <w:rPr>
          <w:b/>
          <w:lang w:val="es-ES"/>
        </w:rPr>
        <w:t>VII.</w:t>
      </w:r>
      <w:r w:rsidRPr="0028365E">
        <w:rPr>
          <w:b/>
          <w:lang w:val="es-ES"/>
        </w:rPr>
        <w:tab/>
        <w:t>ALLERGENS</w:t>
      </w:r>
    </w:p>
    <w:p w14:paraId="553DF817" w14:textId="77777777" w:rsidR="00780CE3" w:rsidRPr="0028365E" w:rsidRDefault="00780CE3" w:rsidP="00780CE3">
      <w:pPr>
        <w:rPr>
          <w:lang w:val="es-ES"/>
        </w:rPr>
      </w:pPr>
      <w:r w:rsidRPr="0028365E">
        <w:rPr>
          <w:lang w:val="es-ES"/>
        </w:rPr>
        <w:tab/>
      </w:r>
      <w:r w:rsidR="001C7824">
        <w:rPr>
          <w:lang w:val="es-ES"/>
        </w:rPr>
        <w:t xml:space="preserve">US – Milk    </w:t>
      </w:r>
      <w:r w:rsidR="00513F9A">
        <w:t xml:space="preserve">INTERNATIONAL </w:t>
      </w:r>
      <w:r w:rsidR="00513F9A" w:rsidRPr="001B2B65">
        <w:t>– Milk, Sul</w:t>
      </w:r>
      <w:r w:rsidR="00D408FB">
        <w:t>f</w:t>
      </w:r>
      <w:r w:rsidR="00513F9A" w:rsidRPr="001B2B65">
        <w:t>ites</w:t>
      </w:r>
    </w:p>
    <w:p w14:paraId="45637235" w14:textId="77777777" w:rsidR="00780CE3" w:rsidRPr="0028365E" w:rsidRDefault="00780CE3" w:rsidP="00DF1D03">
      <w:pPr>
        <w:ind w:firstLine="720"/>
        <w:rPr>
          <w:lang w:val="es-ES"/>
        </w:rPr>
      </w:pPr>
    </w:p>
    <w:p w14:paraId="13212BA8" w14:textId="77777777" w:rsidR="00780CE3" w:rsidRPr="0028365E" w:rsidRDefault="00780CE3" w:rsidP="00780CE3">
      <w:pPr>
        <w:widowControl/>
        <w:tabs>
          <w:tab w:val="left" w:pos="-1440"/>
        </w:tabs>
        <w:ind w:left="720" w:hanging="720"/>
        <w:rPr>
          <w:b/>
        </w:rPr>
      </w:pPr>
      <w:r w:rsidRPr="0028365E">
        <w:rPr>
          <w:b/>
          <w:lang w:val="es-ES"/>
        </w:rPr>
        <w:t>VI</w:t>
      </w:r>
      <w:r w:rsidR="00553024" w:rsidRPr="0028365E">
        <w:rPr>
          <w:b/>
          <w:lang w:val="es-ES"/>
        </w:rPr>
        <w:t>II</w:t>
      </w:r>
      <w:r w:rsidRPr="0028365E">
        <w:rPr>
          <w:b/>
          <w:lang w:val="es-ES"/>
        </w:rPr>
        <w:t xml:space="preserve">.  </w:t>
      </w:r>
      <w:r w:rsidRPr="0028365E">
        <w:rPr>
          <w:b/>
          <w:lang w:val="es-ES"/>
        </w:rPr>
        <w:tab/>
      </w:r>
      <w:r w:rsidRPr="0028365E">
        <w:rPr>
          <w:b/>
        </w:rPr>
        <w:t xml:space="preserve">CERTIFICATION </w:t>
      </w:r>
    </w:p>
    <w:p w14:paraId="7A947BAF" w14:textId="77777777" w:rsidR="00693DD1" w:rsidRDefault="00CF78BF" w:rsidP="00CF78BF">
      <w:pPr>
        <w:ind w:left="720"/>
      </w:pPr>
      <w:r>
        <w:t xml:space="preserve">Dairy Kosher </w:t>
      </w:r>
    </w:p>
    <w:p w14:paraId="2D59D67F" w14:textId="77777777" w:rsidR="00693DD1" w:rsidRDefault="00693DD1" w:rsidP="00CF78BF">
      <w:pPr>
        <w:ind w:left="720"/>
      </w:pPr>
    </w:p>
    <w:p w14:paraId="6A868B98" w14:textId="77777777" w:rsidR="00693DD1" w:rsidRDefault="00693DD1" w:rsidP="00693DD1">
      <w:pPr>
        <w:ind w:left="720" w:hanging="720"/>
      </w:pPr>
      <w:r>
        <w:rPr>
          <w:b/>
        </w:rPr>
        <w:t>IX.</w:t>
      </w:r>
      <w:r>
        <w:rPr>
          <w:b/>
        </w:rPr>
        <w:tab/>
        <w:t>SAMPLE DATE CODING</w:t>
      </w:r>
    </w:p>
    <w:p w14:paraId="46A62EAB" w14:textId="275BA905" w:rsidR="00693DD1" w:rsidRDefault="005B2D39" w:rsidP="001C7824">
      <w:pPr>
        <w:ind w:left="720"/>
      </w:pPr>
      <w:r>
        <w:t>1</w:t>
      </w:r>
      <w:r w:rsidR="00693DD1">
        <w:t>209 LWA 15:68</w:t>
      </w:r>
    </w:p>
    <w:p w14:paraId="705937E6" w14:textId="77777777" w:rsidR="00693DD1" w:rsidRDefault="00693DD1" w:rsidP="00693DD1"/>
    <w:p w14:paraId="29C27455" w14:textId="77777777" w:rsidR="00770AA9" w:rsidRDefault="00770AA9" w:rsidP="0028365E">
      <w:pPr>
        <w:widowControl/>
        <w:tabs>
          <w:tab w:val="left" w:pos="-1440"/>
        </w:tabs>
        <w:ind w:left="720"/>
      </w:pPr>
    </w:p>
    <w:sectPr w:rsidR="00770AA9" w:rsidSect="00B21B67">
      <w:headerReference w:type="default" r:id="rId9"/>
      <w:footerReference w:type="default" r:id="rId10"/>
      <w:pgSz w:w="12240" w:h="15840" w:code="1"/>
      <w:pgMar w:top="1440" w:right="720" w:bottom="720" w:left="720" w:header="0"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5363" w14:textId="77777777" w:rsidR="008E288A" w:rsidRDefault="008E288A" w:rsidP="00FA2F52">
      <w:r>
        <w:separator/>
      </w:r>
    </w:p>
  </w:endnote>
  <w:endnote w:type="continuationSeparator" w:id="0">
    <w:p w14:paraId="04FE9B0E" w14:textId="77777777" w:rsidR="008E288A" w:rsidRDefault="008E288A" w:rsidP="00FA2F52">
      <w:r>
        <w:continuationSeparator/>
      </w:r>
    </w:p>
  </w:endnote>
  <w:endnote w:type="continuationNotice" w:id="1">
    <w:p w14:paraId="2D79F9F5" w14:textId="77777777" w:rsidR="000E4207" w:rsidRDefault="000E42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vantGarde Md BT">
    <w:altName w:val="Century Gothic"/>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9997" w14:textId="4EF520A5" w:rsidR="00D14B78" w:rsidRPr="00716B7E" w:rsidRDefault="00D14B78" w:rsidP="00D14B78">
    <w:pPr>
      <w:rPr>
        <w:b/>
      </w:rPr>
    </w:pPr>
    <w:r w:rsidRPr="00716B7E">
      <w:rPr>
        <w:b/>
        <w:color w:val="FF0000"/>
        <w:sz w:val="20"/>
        <w:szCs w:val="20"/>
      </w:rPr>
      <w:t xml:space="preserve">This document contains confidential information and/or trade secrets proprietary to Idahoan Foods, LLC and receipt or possession of this document does not convey any right to reproduce, to disclose its secrets or to manufacture, use, sell or lease anything it may describe.  Reproduction, disclosure, manufacture, use, </w:t>
    </w:r>
    <w:r w:rsidR="00DC6D45" w:rsidRPr="00716B7E">
      <w:rPr>
        <w:b/>
        <w:color w:val="FF0000"/>
        <w:sz w:val="20"/>
        <w:szCs w:val="20"/>
      </w:rPr>
      <w:t>sale,</w:t>
    </w:r>
    <w:r w:rsidRPr="00716B7E">
      <w:rPr>
        <w:b/>
        <w:color w:val="FF0000"/>
        <w:sz w:val="20"/>
        <w:szCs w:val="20"/>
      </w:rPr>
      <w:t xml:space="preserve"> or lease without specific authorization of Idahoan Foods, LLC is strictly forbidden.</w:t>
    </w:r>
  </w:p>
  <w:customXmlInsRangeStart w:id="1" w:author="Boyd Inglet" w:date="2016-04-14T11:15:00Z"/>
  <w:sdt>
    <w:sdtPr>
      <w:id w:val="-762069897"/>
      <w:docPartObj>
        <w:docPartGallery w:val="Page Numbers (Bottom of Page)"/>
        <w:docPartUnique/>
      </w:docPartObj>
    </w:sdtPr>
    <w:sdtEndPr/>
    <w:sdtContent>
      <w:customXmlInsRangeEnd w:id="1"/>
      <w:customXmlInsRangeStart w:id="2" w:author="Boyd Inglet" w:date="2016-04-14T11:15:00Z"/>
      <w:sdt>
        <w:sdtPr>
          <w:id w:val="-1669238322"/>
          <w:docPartObj>
            <w:docPartGallery w:val="Page Numbers (Top of Page)"/>
            <w:docPartUnique/>
          </w:docPartObj>
        </w:sdtPr>
        <w:sdtEndPr/>
        <w:sdtContent>
          <w:customXmlInsRangeEnd w:id="2"/>
          <w:customXmlInsRangeStart w:id="3" w:author="Boyd Inglet" w:date="2016-04-14T11:15:00Z"/>
          <w:sdt>
            <w:sdtPr>
              <w:id w:val="-1732371101"/>
              <w:docPartObj>
                <w:docPartGallery w:val="Page Numbers (Bottom of Page)"/>
                <w:docPartUnique/>
              </w:docPartObj>
            </w:sdtPr>
            <w:sdtEndPr/>
            <w:sdtContent>
              <w:customXmlInsRangeEnd w:id="3"/>
              <w:p w14:paraId="1CFB0D26" w14:textId="77777777" w:rsidR="007C770E" w:rsidRDefault="007C770E">
                <w:pPr>
                  <w:pStyle w:val="Footer"/>
                  <w:jc w:val="center"/>
                  <w:rPr>
                    <w:ins w:id="4" w:author="Boyd Inglet" w:date="2016-04-14T11:15:00Z"/>
                  </w:rPr>
                </w:pPr>
              </w:p>
              <w:customXmlInsRangeStart w:id="5" w:author="Boyd Inglet" w:date="2016-04-14T11:15:00Z"/>
              <w:sdt>
                <w:sdtPr>
                  <w:id w:val="-1669014160"/>
                  <w:docPartObj>
                    <w:docPartGallery w:val="Page Numbers (Top of Page)"/>
                    <w:docPartUnique/>
                  </w:docPartObj>
                </w:sdtPr>
                <w:sdtEndPr/>
                <w:sdtContent>
                  <w:customXmlInsRangeEnd w:id="5"/>
                  <w:p w14:paraId="663435BB" w14:textId="77777777" w:rsidR="00D14B78" w:rsidRDefault="00D14B78">
                    <w:pPr>
                      <w:pStyle w:val="Footer"/>
                      <w:jc w:val="center"/>
                    </w:pPr>
                    <w:r>
                      <w:t xml:space="preserve">Page </w:t>
                    </w:r>
                    <w:r>
                      <w:rPr>
                        <w:b/>
                        <w:bCs/>
                      </w:rPr>
                      <w:fldChar w:fldCharType="begin"/>
                    </w:r>
                    <w:r>
                      <w:rPr>
                        <w:b/>
                        <w:bCs/>
                      </w:rPr>
                      <w:instrText xml:space="preserve"> PAGE </w:instrText>
                    </w:r>
                    <w:r>
                      <w:rPr>
                        <w:b/>
                        <w:bCs/>
                      </w:rPr>
                      <w:fldChar w:fldCharType="separate"/>
                    </w:r>
                    <w:r w:rsidR="00513F9A">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513F9A">
                      <w:rPr>
                        <w:b/>
                        <w:bCs/>
                        <w:noProof/>
                      </w:rPr>
                      <w:t>3</w:t>
                    </w:r>
                    <w:r>
                      <w:rPr>
                        <w:b/>
                        <w:bCs/>
                      </w:rPr>
                      <w:fldChar w:fldCharType="end"/>
                    </w:r>
                  </w:p>
                  <w:customXmlInsRangeStart w:id="6" w:author="Boyd Inglet" w:date="2016-04-14T11:15:00Z"/>
                </w:sdtContent>
              </w:sdt>
              <w:customXmlInsRangeEnd w:id="6"/>
              <w:customXmlInsRangeStart w:id="7" w:author="Boyd Inglet" w:date="2016-04-14T11:15:00Z"/>
            </w:sdtContent>
          </w:sdt>
          <w:customXmlInsRangeEnd w:id="7"/>
          <w:customXmlInsRangeStart w:id="8" w:author="Boyd Inglet" w:date="2016-04-14T11:15:00Z"/>
        </w:sdtContent>
      </w:sdt>
      <w:customXmlInsRangeEnd w:id="8"/>
      <w:customXmlInsRangeStart w:id="9" w:author="Boyd Inglet" w:date="2016-04-14T11:15:00Z"/>
    </w:sdtContent>
  </w:sdt>
  <w:customXmlInsRangeEnd w:id="9"/>
  <w:p w14:paraId="7BFE3959" w14:textId="77777777" w:rsidR="00FA2F52" w:rsidRDefault="00FA2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99DA7" w14:textId="77777777" w:rsidR="008E288A" w:rsidRDefault="008E288A" w:rsidP="00FA2F52">
      <w:r>
        <w:separator/>
      </w:r>
    </w:p>
  </w:footnote>
  <w:footnote w:type="continuationSeparator" w:id="0">
    <w:p w14:paraId="04E627A5" w14:textId="77777777" w:rsidR="008E288A" w:rsidRDefault="008E288A" w:rsidP="00FA2F52">
      <w:r>
        <w:continuationSeparator/>
      </w:r>
    </w:p>
  </w:footnote>
  <w:footnote w:type="continuationNotice" w:id="1">
    <w:p w14:paraId="6396A4B4" w14:textId="77777777" w:rsidR="000E4207" w:rsidRDefault="000E42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BFCA" w14:textId="08D223C5" w:rsidR="00B21B67" w:rsidRDefault="005B2D39" w:rsidP="00B21B67">
    <w:pPr>
      <w:pStyle w:val="Header"/>
      <w:jc w:val="right"/>
    </w:pPr>
    <w:r>
      <w:rPr>
        <w:noProof/>
      </w:rPr>
      <w:drawing>
        <wp:anchor distT="0" distB="0" distL="114300" distR="114300" simplePos="0" relativeHeight="251657216" behindDoc="1" locked="0" layoutInCell="1" allowOverlap="1" wp14:anchorId="00B2F9A3" wp14:editId="75E48242">
          <wp:simplePos x="0" y="0"/>
          <wp:positionH relativeFrom="page">
            <wp:posOffset>9525</wp:posOffset>
          </wp:positionH>
          <wp:positionV relativeFrom="page">
            <wp:posOffset>9525</wp:posOffset>
          </wp:positionV>
          <wp:extent cx="7753350" cy="2006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305-letterhead_generic_header.jpg"/>
                  <pic:cNvPicPr/>
                </pic:nvPicPr>
                <pic:blipFill>
                  <a:blip r:embed="rId1"/>
                  <a:stretch>
                    <a:fillRect/>
                  </a:stretch>
                </pic:blipFill>
                <pic:spPr>
                  <a:xfrm>
                    <a:off x="0" y="0"/>
                    <a:ext cx="7753350" cy="20066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2909361" w14:textId="77777777" w:rsidR="00FA2F52" w:rsidRDefault="00B21B67" w:rsidP="00B21B67">
    <w:pPr>
      <w:pStyle w:val="Header"/>
      <w:jc w:val="right"/>
    </w:pPr>
    <w:r>
      <w:t>#297000031</w:t>
    </w:r>
    <w:r w:rsidR="004C443B">
      <w:t>1</w:t>
    </w:r>
    <w:sdt>
      <w:sdtPr>
        <w:id w:val="1065449360"/>
        <w:docPartObj>
          <w:docPartGallery w:val="Watermarks"/>
          <w:docPartUnique/>
        </w:docPartObj>
      </w:sdtPr>
      <w:sdtEndPr/>
      <w:sdtContent>
        <w:r w:rsidR="001A12CD">
          <w:rPr>
            <w:noProof/>
            <w:lang w:eastAsia="zh-TW"/>
          </w:rPr>
          <w:pict w14:anchorId="1DE40E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lowerLetter"/>
      <w:pStyle w:val="Level1"/>
      <w:lvlText w:val="%1."/>
      <w:lvlJc w:val="left"/>
    </w:lvl>
    <w:lvl w:ilvl="1">
      <w:start w:val="1"/>
      <w:numFmt w:val="upperLetter"/>
      <w:pStyle w:val="Level2"/>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0000008"/>
    <w:multiLevelType w:val="multilevel"/>
    <w:tmpl w:val="A7480E26"/>
    <w:name w:val="AutoList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21DC3465"/>
    <w:multiLevelType w:val="hybridMultilevel"/>
    <w:tmpl w:val="168C6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74E9C"/>
    <w:multiLevelType w:val="hybridMultilevel"/>
    <w:tmpl w:val="E36E95BC"/>
    <w:lvl w:ilvl="0" w:tplc="42D0867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EB06A5"/>
    <w:multiLevelType w:val="hybridMultilevel"/>
    <w:tmpl w:val="1924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92A2B"/>
    <w:multiLevelType w:val="hybridMultilevel"/>
    <w:tmpl w:val="FF040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ED157E"/>
    <w:multiLevelType w:val="hybridMultilevel"/>
    <w:tmpl w:val="BD166B90"/>
    <w:lvl w:ilvl="0" w:tplc="0B96B87E">
      <w:start w:val="1"/>
      <w:numFmt w:val="upperLetter"/>
      <w:lvlText w:val="%1."/>
      <w:lvlJc w:val="left"/>
      <w:pPr>
        <w:ind w:left="1440" w:hanging="720"/>
      </w:pPr>
      <w:rPr>
        <w:rFonts w:ascii="Times New Roman" w:eastAsia="Times New Roman"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5B00209"/>
    <w:multiLevelType w:val="hybridMultilevel"/>
    <w:tmpl w:val="E36E95BC"/>
    <w:lvl w:ilvl="0" w:tplc="42D0867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8F6032"/>
    <w:multiLevelType w:val="hybridMultilevel"/>
    <w:tmpl w:val="9DF0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5C0717"/>
    <w:multiLevelType w:val="hybridMultilevel"/>
    <w:tmpl w:val="20F6C3A8"/>
    <w:lvl w:ilvl="0" w:tplc="04090001">
      <w:numFmt w:val="bullet"/>
      <w:lvlText w:val=""/>
      <w:lvlJc w:val="left"/>
      <w:pPr>
        <w:ind w:left="720" w:hanging="360"/>
      </w:pPr>
      <w:rPr>
        <w:rFonts w:ascii="Symbol" w:eastAsia="Times New Roman" w:hAnsi="Symbol" w:cs="Times New Roman" w:hint="default"/>
      </w:rPr>
    </w:lvl>
    <w:lvl w:ilvl="1" w:tplc="75501F20">
      <w:numFmt w:val="bullet"/>
      <w:lvlText w:val="•"/>
      <w:lvlJc w:val="left"/>
      <w:pPr>
        <w:ind w:left="1800" w:hanging="72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704030">
    <w:abstractNumId w:val="2"/>
  </w:num>
  <w:num w:numId="2" w16cid:durableId="1733888058">
    <w:abstractNumId w:val="8"/>
  </w:num>
  <w:num w:numId="3" w16cid:durableId="567693022">
    <w:abstractNumId w:val="4"/>
  </w:num>
  <w:num w:numId="4" w16cid:durableId="698314784">
    <w:abstractNumId w:val="6"/>
  </w:num>
  <w:num w:numId="5" w16cid:durableId="1382560219">
    <w:abstractNumId w:val="5"/>
  </w:num>
  <w:num w:numId="6" w16cid:durableId="676425806">
    <w:abstractNumId w:val="9"/>
  </w:num>
  <w:num w:numId="7" w16cid:durableId="610278985">
    <w:abstractNumId w:val="3"/>
  </w:num>
  <w:num w:numId="8" w16cid:durableId="656305284">
    <w:abstractNumId w:val="0"/>
    <w:lvlOverride w:ilvl="0">
      <w:startOverride w:val="12"/>
      <w:lvl w:ilvl="0">
        <w:start w:val="12"/>
        <w:numFmt w:val="lowerLetter"/>
        <w:pStyle w:val="Level1"/>
        <w:lvlText w:val="%1."/>
        <w:lvlJc w:val="left"/>
      </w:lvl>
    </w:lvlOverride>
    <w:lvlOverride w:ilvl="1">
      <w:startOverride w:val="1"/>
      <w:lvl w:ilvl="1">
        <w:start w:val="1"/>
        <w:numFmt w:val="upperLetter"/>
        <w:pStyle w:val="Level2"/>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9" w16cid:durableId="1368485719">
    <w:abstractNumId w:val="0"/>
    <w:lvlOverride w:ilvl="0">
      <w:startOverride w:val="12"/>
      <w:lvl w:ilvl="0">
        <w:start w:val="12"/>
        <w:numFmt w:val="lowerLetter"/>
        <w:pStyle w:val="Level1"/>
        <w:lvlText w:val="%1."/>
        <w:lvlJc w:val="left"/>
      </w:lvl>
    </w:lvlOverride>
    <w:lvlOverride w:ilvl="1">
      <w:startOverride w:val="1"/>
      <w:lvl w:ilvl="1">
        <w:start w:val="1"/>
        <w:numFmt w:val="upperLetter"/>
        <w:pStyle w:val="Level2"/>
        <w:lvlText w:val="%2."/>
        <w:lvlJc w:val="left"/>
        <w:rPr>
          <w:b/>
        </w:rPr>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10" w16cid:durableId="1262370760">
    <w:abstractNumId w:val="1"/>
    <w:lvlOverride w:ilvl="0">
      <w:startOverride w:val="1"/>
      <w:lvl w:ilvl="0">
        <w:start w:val="1"/>
        <w:numFmt w:val="decimal"/>
        <w:lvlText w:val="%1."/>
        <w:lvlJc w:val="left"/>
      </w:lvl>
    </w:lvlOverride>
    <w:lvlOverride w:ilvl="1">
      <w:startOverride w:val="2"/>
      <w:lvl w:ilvl="1">
        <w:start w:val="2"/>
        <w:numFmt w:val="decimal"/>
        <w:lvlText w:val="%2."/>
        <w:lvlJc w:val="left"/>
        <w:rPr>
          <w:b w:val="0"/>
        </w:rPr>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1" w16cid:durableId="114538812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yd Inglet">
    <w15:presenceInfo w15:providerId="AD" w15:userId="S-1-5-21-3951743915-3417501866-3124040114-87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AA9"/>
    <w:rsid w:val="000036E1"/>
    <w:rsid w:val="0001118D"/>
    <w:rsid w:val="00033CF0"/>
    <w:rsid w:val="00053C87"/>
    <w:rsid w:val="0006754A"/>
    <w:rsid w:val="000705A7"/>
    <w:rsid w:val="00093157"/>
    <w:rsid w:val="000C149B"/>
    <w:rsid w:val="000C4FB5"/>
    <w:rsid w:val="000E4207"/>
    <w:rsid w:val="000F54D6"/>
    <w:rsid w:val="00102E2E"/>
    <w:rsid w:val="001062A3"/>
    <w:rsid w:val="001636D1"/>
    <w:rsid w:val="00171F85"/>
    <w:rsid w:val="0017442D"/>
    <w:rsid w:val="001759AB"/>
    <w:rsid w:val="0018007A"/>
    <w:rsid w:val="001A12CD"/>
    <w:rsid w:val="001A2ABB"/>
    <w:rsid w:val="001A3853"/>
    <w:rsid w:val="001C7824"/>
    <w:rsid w:val="00203B38"/>
    <w:rsid w:val="00210466"/>
    <w:rsid w:val="002117C3"/>
    <w:rsid w:val="0028365E"/>
    <w:rsid w:val="00287CA9"/>
    <w:rsid w:val="002C0AAF"/>
    <w:rsid w:val="002F2B01"/>
    <w:rsid w:val="00340CB4"/>
    <w:rsid w:val="003B4131"/>
    <w:rsid w:val="003C0955"/>
    <w:rsid w:val="003F5B14"/>
    <w:rsid w:val="00400105"/>
    <w:rsid w:val="00402BB2"/>
    <w:rsid w:val="0044456E"/>
    <w:rsid w:val="00490BA3"/>
    <w:rsid w:val="004C443B"/>
    <w:rsid w:val="004F2C8B"/>
    <w:rsid w:val="00504DAB"/>
    <w:rsid w:val="00513F9A"/>
    <w:rsid w:val="0052049F"/>
    <w:rsid w:val="0052059D"/>
    <w:rsid w:val="005251C5"/>
    <w:rsid w:val="005519F2"/>
    <w:rsid w:val="00553024"/>
    <w:rsid w:val="00571056"/>
    <w:rsid w:val="00596903"/>
    <w:rsid w:val="005B2D39"/>
    <w:rsid w:val="005D72C8"/>
    <w:rsid w:val="005F03EF"/>
    <w:rsid w:val="00611E16"/>
    <w:rsid w:val="00613627"/>
    <w:rsid w:val="00621CF9"/>
    <w:rsid w:val="00635C19"/>
    <w:rsid w:val="006825A3"/>
    <w:rsid w:val="0068484A"/>
    <w:rsid w:val="00692C40"/>
    <w:rsid w:val="00693DD1"/>
    <w:rsid w:val="00695C66"/>
    <w:rsid w:val="006B7B9A"/>
    <w:rsid w:val="006E4AAF"/>
    <w:rsid w:val="007124F4"/>
    <w:rsid w:val="00716B7E"/>
    <w:rsid w:val="007269C9"/>
    <w:rsid w:val="00730F11"/>
    <w:rsid w:val="007341C0"/>
    <w:rsid w:val="00762BA5"/>
    <w:rsid w:val="00770AA9"/>
    <w:rsid w:val="00780CE3"/>
    <w:rsid w:val="00783109"/>
    <w:rsid w:val="007C770E"/>
    <w:rsid w:val="007D1077"/>
    <w:rsid w:val="007D153C"/>
    <w:rsid w:val="007E0FD4"/>
    <w:rsid w:val="008268CA"/>
    <w:rsid w:val="00851B90"/>
    <w:rsid w:val="008A2E95"/>
    <w:rsid w:val="008A5979"/>
    <w:rsid w:val="008C0C3D"/>
    <w:rsid w:val="008E288A"/>
    <w:rsid w:val="00903EFD"/>
    <w:rsid w:val="00922930"/>
    <w:rsid w:val="009233E3"/>
    <w:rsid w:val="00941D17"/>
    <w:rsid w:val="00945E81"/>
    <w:rsid w:val="009578EE"/>
    <w:rsid w:val="00984284"/>
    <w:rsid w:val="00996490"/>
    <w:rsid w:val="009B095B"/>
    <w:rsid w:val="009C57CA"/>
    <w:rsid w:val="009C7DBE"/>
    <w:rsid w:val="009D054B"/>
    <w:rsid w:val="00A141E5"/>
    <w:rsid w:val="00A46566"/>
    <w:rsid w:val="00A51073"/>
    <w:rsid w:val="00A71893"/>
    <w:rsid w:val="00AA2F13"/>
    <w:rsid w:val="00AA7C71"/>
    <w:rsid w:val="00AE5F7F"/>
    <w:rsid w:val="00B21B67"/>
    <w:rsid w:val="00B33342"/>
    <w:rsid w:val="00B47B5B"/>
    <w:rsid w:val="00B5039F"/>
    <w:rsid w:val="00B7532F"/>
    <w:rsid w:val="00B9023D"/>
    <w:rsid w:val="00B9763D"/>
    <w:rsid w:val="00BA1149"/>
    <w:rsid w:val="00BB0927"/>
    <w:rsid w:val="00BB7BF0"/>
    <w:rsid w:val="00BE6F0A"/>
    <w:rsid w:val="00BE72A7"/>
    <w:rsid w:val="00BF27DB"/>
    <w:rsid w:val="00C0611B"/>
    <w:rsid w:val="00C31366"/>
    <w:rsid w:val="00CA012A"/>
    <w:rsid w:val="00CB2D00"/>
    <w:rsid w:val="00CB70D9"/>
    <w:rsid w:val="00CF78BF"/>
    <w:rsid w:val="00D015F1"/>
    <w:rsid w:val="00D0284F"/>
    <w:rsid w:val="00D14B78"/>
    <w:rsid w:val="00D154C8"/>
    <w:rsid w:val="00D23BF6"/>
    <w:rsid w:val="00D3457C"/>
    <w:rsid w:val="00D408FB"/>
    <w:rsid w:val="00D807D9"/>
    <w:rsid w:val="00DC249B"/>
    <w:rsid w:val="00DC51B3"/>
    <w:rsid w:val="00DC6D45"/>
    <w:rsid w:val="00DC7E6E"/>
    <w:rsid w:val="00DD1F06"/>
    <w:rsid w:val="00DF0C20"/>
    <w:rsid w:val="00DF1D03"/>
    <w:rsid w:val="00E111F2"/>
    <w:rsid w:val="00E45529"/>
    <w:rsid w:val="00E5034A"/>
    <w:rsid w:val="00E8585A"/>
    <w:rsid w:val="00EB55E1"/>
    <w:rsid w:val="00EE5664"/>
    <w:rsid w:val="00F33C96"/>
    <w:rsid w:val="00F84368"/>
    <w:rsid w:val="00F93715"/>
    <w:rsid w:val="00FA1AF7"/>
    <w:rsid w:val="00FA2F52"/>
    <w:rsid w:val="00FB1F54"/>
    <w:rsid w:val="00FB2D4E"/>
    <w:rsid w:val="00FC7C0D"/>
    <w:rsid w:val="00FD1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47C81AA0"/>
  <w15:docId w15:val="{ED68617B-1FA2-4E3D-B38F-21EF075A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54C8"/>
    <w:pPr>
      <w:widowControl w:val="0"/>
      <w:autoSpaceDE w:val="0"/>
      <w:autoSpaceDN w:val="0"/>
      <w:adjustRightInd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E5034A"/>
  </w:style>
  <w:style w:type="paragraph" w:styleId="BalloonText">
    <w:name w:val="Balloon Text"/>
    <w:basedOn w:val="Normal"/>
    <w:semiHidden/>
    <w:rsid w:val="00903EFD"/>
    <w:rPr>
      <w:rFonts w:ascii="Tahoma" w:hAnsi="Tahoma" w:cs="Tahoma"/>
      <w:sz w:val="16"/>
      <w:szCs w:val="16"/>
    </w:rPr>
  </w:style>
  <w:style w:type="paragraph" w:styleId="Caption">
    <w:name w:val="caption"/>
    <w:basedOn w:val="Normal"/>
    <w:next w:val="Normal"/>
    <w:qFormat/>
    <w:rsid w:val="001A2ABB"/>
    <w:pPr>
      <w:widowControl/>
      <w:autoSpaceDE/>
      <w:autoSpaceDN/>
      <w:adjustRightInd/>
      <w:ind w:left="-90"/>
    </w:pPr>
    <w:rPr>
      <w:rFonts w:ascii="Arial" w:hAnsi="Arial" w:cs="Arial"/>
      <w:b/>
      <w:sz w:val="18"/>
      <w:szCs w:val="20"/>
    </w:rPr>
  </w:style>
  <w:style w:type="character" w:styleId="Hyperlink">
    <w:name w:val="Hyperlink"/>
    <w:basedOn w:val="DefaultParagraphFont"/>
    <w:uiPriority w:val="99"/>
    <w:unhideWhenUsed/>
    <w:rsid w:val="0052049F"/>
    <w:rPr>
      <w:color w:val="0000FF" w:themeColor="hyperlink"/>
      <w:u w:val="single"/>
    </w:rPr>
  </w:style>
  <w:style w:type="paragraph" w:styleId="Header">
    <w:name w:val="header"/>
    <w:basedOn w:val="Normal"/>
    <w:link w:val="HeaderChar"/>
    <w:rsid w:val="00FA2F52"/>
    <w:pPr>
      <w:tabs>
        <w:tab w:val="center" w:pos="4680"/>
        <w:tab w:val="right" w:pos="9360"/>
      </w:tabs>
    </w:pPr>
  </w:style>
  <w:style w:type="character" w:customStyle="1" w:styleId="HeaderChar">
    <w:name w:val="Header Char"/>
    <w:basedOn w:val="DefaultParagraphFont"/>
    <w:link w:val="Header"/>
    <w:rsid w:val="00FA2F52"/>
    <w:rPr>
      <w:sz w:val="24"/>
      <w:szCs w:val="24"/>
    </w:rPr>
  </w:style>
  <w:style w:type="paragraph" w:styleId="Footer">
    <w:name w:val="footer"/>
    <w:basedOn w:val="Normal"/>
    <w:link w:val="FooterChar"/>
    <w:uiPriority w:val="99"/>
    <w:rsid w:val="00FA2F52"/>
    <w:pPr>
      <w:tabs>
        <w:tab w:val="center" w:pos="4680"/>
        <w:tab w:val="right" w:pos="9360"/>
      </w:tabs>
    </w:pPr>
  </w:style>
  <w:style w:type="character" w:customStyle="1" w:styleId="FooterChar">
    <w:name w:val="Footer Char"/>
    <w:basedOn w:val="DefaultParagraphFont"/>
    <w:link w:val="Footer"/>
    <w:uiPriority w:val="99"/>
    <w:rsid w:val="00FA2F52"/>
    <w:rPr>
      <w:sz w:val="24"/>
      <w:szCs w:val="24"/>
    </w:rPr>
  </w:style>
  <w:style w:type="paragraph" w:styleId="ListParagraph">
    <w:name w:val="List Paragraph"/>
    <w:basedOn w:val="Normal"/>
    <w:uiPriority w:val="34"/>
    <w:qFormat/>
    <w:rsid w:val="00DC51B3"/>
    <w:pPr>
      <w:ind w:left="720"/>
      <w:contextualSpacing/>
    </w:pPr>
  </w:style>
  <w:style w:type="table" w:styleId="TableGrid">
    <w:name w:val="Table Grid"/>
    <w:basedOn w:val="TableNormal"/>
    <w:rsid w:val="00D154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F84368"/>
    <w:pPr>
      <w:numPr>
        <w:numId w:val="8"/>
      </w:numPr>
      <w:ind w:left="720" w:hanging="720"/>
      <w:outlineLvl w:val="0"/>
    </w:pPr>
    <w:rPr>
      <w:rFonts w:ascii="AvantGarde Md BT" w:hAnsi="AvantGarde Md BT"/>
    </w:rPr>
  </w:style>
  <w:style w:type="paragraph" w:customStyle="1" w:styleId="Level2">
    <w:name w:val="Level 2"/>
    <w:basedOn w:val="Normal"/>
    <w:rsid w:val="00F84368"/>
    <w:pPr>
      <w:numPr>
        <w:ilvl w:val="1"/>
        <w:numId w:val="8"/>
      </w:numPr>
      <w:ind w:left="1440" w:hanging="720"/>
      <w:outlineLvl w:val="1"/>
    </w:pPr>
    <w:rPr>
      <w:rFonts w:ascii="AvantGarde Md BT" w:hAnsi="AvantGarde Md B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5938">
      <w:bodyDiv w:val="1"/>
      <w:marLeft w:val="0"/>
      <w:marRight w:val="0"/>
      <w:marTop w:val="0"/>
      <w:marBottom w:val="0"/>
      <w:divBdr>
        <w:top w:val="none" w:sz="0" w:space="0" w:color="auto"/>
        <w:left w:val="none" w:sz="0" w:space="0" w:color="auto"/>
        <w:bottom w:val="none" w:sz="0" w:space="0" w:color="auto"/>
        <w:right w:val="none" w:sz="0" w:space="0" w:color="auto"/>
      </w:divBdr>
    </w:div>
    <w:div w:id="498621424">
      <w:bodyDiv w:val="1"/>
      <w:marLeft w:val="0"/>
      <w:marRight w:val="0"/>
      <w:marTop w:val="0"/>
      <w:marBottom w:val="0"/>
      <w:divBdr>
        <w:top w:val="none" w:sz="0" w:space="0" w:color="auto"/>
        <w:left w:val="none" w:sz="0" w:space="0" w:color="auto"/>
        <w:bottom w:val="none" w:sz="0" w:space="0" w:color="auto"/>
        <w:right w:val="none" w:sz="0" w:space="0" w:color="auto"/>
      </w:divBdr>
    </w:div>
    <w:div w:id="923035226">
      <w:bodyDiv w:val="1"/>
      <w:marLeft w:val="0"/>
      <w:marRight w:val="0"/>
      <w:marTop w:val="0"/>
      <w:marBottom w:val="0"/>
      <w:divBdr>
        <w:top w:val="none" w:sz="0" w:space="0" w:color="auto"/>
        <w:left w:val="none" w:sz="0" w:space="0" w:color="auto"/>
        <w:bottom w:val="none" w:sz="0" w:space="0" w:color="auto"/>
        <w:right w:val="none" w:sz="0" w:space="0" w:color="auto"/>
      </w:divBdr>
    </w:div>
    <w:div w:id="1096294656">
      <w:bodyDiv w:val="1"/>
      <w:marLeft w:val="0"/>
      <w:marRight w:val="0"/>
      <w:marTop w:val="0"/>
      <w:marBottom w:val="0"/>
      <w:divBdr>
        <w:top w:val="none" w:sz="0" w:space="0" w:color="auto"/>
        <w:left w:val="none" w:sz="0" w:space="0" w:color="auto"/>
        <w:bottom w:val="none" w:sz="0" w:space="0" w:color="auto"/>
        <w:right w:val="none" w:sz="0" w:space="0" w:color="auto"/>
      </w:divBdr>
    </w:div>
    <w:div w:id="1140343316">
      <w:bodyDiv w:val="1"/>
      <w:marLeft w:val="0"/>
      <w:marRight w:val="0"/>
      <w:marTop w:val="0"/>
      <w:marBottom w:val="0"/>
      <w:divBdr>
        <w:top w:val="none" w:sz="0" w:space="0" w:color="auto"/>
        <w:left w:val="none" w:sz="0" w:space="0" w:color="auto"/>
        <w:bottom w:val="none" w:sz="0" w:space="0" w:color="auto"/>
        <w:right w:val="none" w:sz="0" w:space="0" w:color="auto"/>
      </w:divBdr>
    </w:div>
    <w:div w:id="1248349190">
      <w:bodyDiv w:val="1"/>
      <w:marLeft w:val="0"/>
      <w:marRight w:val="0"/>
      <w:marTop w:val="0"/>
      <w:marBottom w:val="0"/>
      <w:divBdr>
        <w:top w:val="none" w:sz="0" w:space="0" w:color="auto"/>
        <w:left w:val="none" w:sz="0" w:space="0" w:color="auto"/>
        <w:bottom w:val="none" w:sz="0" w:space="0" w:color="auto"/>
        <w:right w:val="none" w:sz="0" w:space="0" w:color="auto"/>
      </w:divBdr>
    </w:div>
    <w:div w:id="1612394155">
      <w:bodyDiv w:val="1"/>
      <w:marLeft w:val="0"/>
      <w:marRight w:val="0"/>
      <w:marTop w:val="0"/>
      <w:marBottom w:val="0"/>
      <w:divBdr>
        <w:top w:val="none" w:sz="0" w:space="0" w:color="auto"/>
        <w:left w:val="none" w:sz="0" w:space="0" w:color="auto"/>
        <w:bottom w:val="none" w:sz="0" w:space="0" w:color="auto"/>
        <w:right w:val="none" w:sz="0" w:space="0" w:color="auto"/>
      </w:divBdr>
    </w:div>
    <w:div w:id="165795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F47FCB-FF89-4E6A-B231-BF4C8BE3D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2376</Characters>
  <Application>Microsoft Office Word</Application>
  <DocSecurity>0</DocSecurity>
  <Lines>118</Lines>
  <Paragraphs>89</Paragraphs>
  <ScaleCrop>false</ScaleCrop>
  <HeadingPairs>
    <vt:vector size="2" baseType="variant">
      <vt:variant>
        <vt:lpstr>Title</vt:lpstr>
      </vt:variant>
      <vt:variant>
        <vt:i4>1</vt:i4>
      </vt:variant>
    </vt:vector>
  </HeadingPairs>
  <TitlesOfParts>
    <vt:vector size="1" baseType="lpstr">
      <vt:lpstr/>
    </vt:vector>
  </TitlesOfParts>
  <Company>Idahoan</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Boyd Inglet</dc:creator>
  <cp:lastModifiedBy>Hailey Curtis</cp:lastModifiedBy>
  <cp:revision>3</cp:revision>
  <cp:lastPrinted>2021-06-04T21:14:00Z</cp:lastPrinted>
  <dcterms:created xsi:type="dcterms:W3CDTF">2025-12-05T22:11:00Z</dcterms:created>
  <dcterms:modified xsi:type="dcterms:W3CDTF">2025-12-05T22:12:00Z</dcterms:modified>
</cp:coreProperties>
</file>